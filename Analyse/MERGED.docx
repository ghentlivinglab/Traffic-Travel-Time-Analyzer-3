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03B8317"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D677293"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9DC6A"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7A1DAC" w:rsidRDefault="007A1DAC" w:rsidP="00376647">
                                <w:pPr>
                                  <w:spacing w:after="100" w:afterAutospacing="1"/>
                                  <w:contextualSpacing/>
                                  <w:jc w:val="right"/>
                                </w:pPr>
                              </w:p>
                              <w:p w:rsidR="007A1DAC" w:rsidRDefault="007A1DAC" w:rsidP="00376647">
                                <w:pPr>
                                  <w:spacing w:after="100" w:afterAutospacing="1"/>
                                  <w:contextualSpacing/>
                                  <w:jc w:val="right"/>
                                </w:pPr>
                                <w:r>
                                  <w:t>De Bock Jelle</w:t>
                                </w:r>
                              </w:p>
                              <w:p w:rsidR="007A1DAC" w:rsidRDefault="007A1DAC" w:rsidP="00376647">
                                <w:pPr>
                                  <w:spacing w:after="100" w:afterAutospacing="1"/>
                                  <w:contextualSpacing/>
                                  <w:jc w:val="right"/>
                                </w:pPr>
                                <w:r>
                                  <w:t>Floré Brent</w:t>
                                </w:r>
                              </w:p>
                              <w:p w:rsidR="007A1DAC" w:rsidRDefault="007A1DAC" w:rsidP="00376647">
                                <w:pPr>
                                  <w:spacing w:after="100" w:afterAutospacing="1"/>
                                  <w:contextualSpacing/>
                                  <w:jc w:val="right"/>
                                </w:pPr>
                                <w:r>
                                  <w:t>Stofferis Jeroen</w:t>
                                </w:r>
                              </w:p>
                              <w:p w:rsidR="007A1DAC" w:rsidRDefault="007A1DAC" w:rsidP="00376647">
                                <w:pPr>
                                  <w:spacing w:after="100" w:afterAutospacing="1"/>
                                  <w:contextualSpacing/>
                                  <w:jc w:val="right"/>
                                </w:pPr>
                                <w:r>
                                  <w:t>Vandemoortele Simon</w:t>
                                </w:r>
                              </w:p>
                              <w:p w:rsidR="007A1DAC" w:rsidRDefault="007A1DAC"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14:paraId="2C0D7233" w14:textId="77777777" w:rsidR="007A1DAC" w:rsidRDefault="007A1DAC" w:rsidP="00376647">
                          <w:pPr>
                            <w:spacing w:after="100" w:afterAutospacing="1"/>
                            <w:contextualSpacing/>
                            <w:jc w:val="right"/>
                          </w:pPr>
                        </w:p>
                        <w:p w14:paraId="1AE2D1D1" w14:textId="77777777" w:rsidR="007A1DAC" w:rsidRDefault="007A1DAC" w:rsidP="00376647">
                          <w:pPr>
                            <w:spacing w:after="100" w:afterAutospacing="1"/>
                            <w:contextualSpacing/>
                            <w:jc w:val="right"/>
                          </w:pPr>
                          <w:r>
                            <w:t>De Bock Jelle</w:t>
                          </w:r>
                        </w:p>
                        <w:p w14:paraId="0A97F6C0" w14:textId="77777777" w:rsidR="007A1DAC" w:rsidRDefault="007A1DAC" w:rsidP="00376647">
                          <w:pPr>
                            <w:spacing w:after="100" w:afterAutospacing="1"/>
                            <w:contextualSpacing/>
                            <w:jc w:val="right"/>
                          </w:pPr>
                          <w:r>
                            <w:t>Floré Brent</w:t>
                          </w:r>
                        </w:p>
                        <w:p w14:paraId="02E1E398" w14:textId="77777777" w:rsidR="007A1DAC" w:rsidRDefault="007A1DAC" w:rsidP="00376647">
                          <w:pPr>
                            <w:spacing w:after="100" w:afterAutospacing="1"/>
                            <w:contextualSpacing/>
                            <w:jc w:val="right"/>
                          </w:pPr>
                          <w:r>
                            <w:t>Stofferis Jeroen</w:t>
                          </w:r>
                        </w:p>
                        <w:p w14:paraId="2EE4E868" w14:textId="77777777" w:rsidR="007A1DAC" w:rsidRDefault="007A1DAC" w:rsidP="00376647">
                          <w:pPr>
                            <w:spacing w:after="100" w:afterAutospacing="1"/>
                            <w:contextualSpacing/>
                            <w:jc w:val="right"/>
                          </w:pPr>
                          <w:r>
                            <w:t>Vandemoortele Simon</w:t>
                          </w:r>
                        </w:p>
                        <w:p w14:paraId="1EB49B61" w14:textId="77777777" w:rsidR="007A1DAC" w:rsidRDefault="007A1DAC"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del w:id="0" w:author="Simon Vandemoortele" w:date="2016-04-18T22:38:00Z">
        <w:r>
          <w:rPr>
            <w:noProof/>
            <w:lang w:eastAsia="nl-BE"/>
          </w:rPr>
          <w:drawing>
            <wp:anchor distT="0" distB="0" distL="114300" distR="114300" simplePos="0" relativeHeight="251685888" behindDoc="0" locked="0" layoutInCell="1" allowOverlap="1" wp14:anchorId="6A2C3482" wp14:editId="3CE7516B">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86912" behindDoc="0" locked="0" layoutInCell="1" allowOverlap="1" wp14:anchorId="112B48D2" wp14:editId="449556B0">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d="1" w:author="Simon Vandemoortele" w:date="2016-04-18T22:38:00Z">
        <w:r w:rsidR="00F168D8">
          <w:rPr>
            <w:noProof/>
            <w:lang w:eastAsia="nl-BE"/>
          </w:rPr>
          <w:drawing>
            <wp:anchor distT="0" distB="0" distL="114300" distR="114300" simplePos="0" relativeHeight="251683840" behindDoc="0" locked="0" layoutInCell="1" allowOverlap="1" wp14:anchorId="7D782DE8" wp14:editId="068607FC">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00F168D8" w:rsidRPr="00942674">
          <w:rPr>
            <w:rFonts w:asciiTheme="majorHAnsi" w:eastAsiaTheme="majorEastAsia" w:hAnsiTheme="majorHAnsi" w:cstheme="majorBidi"/>
            <w:noProof/>
            <w:sz w:val="72"/>
            <w:szCs w:val="72"/>
            <w:lang w:eastAsia="nl-BE"/>
          </w:rPr>
          <w:t xml:space="preserve"> </w:t>
        </w:r>
      </w:ins>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7A1DAC" w:rsidRDefault="007A1DAC">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14:paraId="15AAA33C" w14:textId="77777777" w:rsidR="007A1DAC" w:rsidRDefault="007A1DAC">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8FB8CA"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8C45FDD"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1B9FC9"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ADE2F51"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7A1DAC" w:rsidRDefault="007A1DAC" w:rsidP="002143B4">
                                <w:pPr>
                                  <w:spacing w:after="100" w:afterAutospacing="1"/>
                                  <w:contextualSpacing/>
                                  <w:jc w:val="right"/>
                                </w:pPr>
                              </w:p>
                              <w:p w:rsidR="007A1DAC" w:rsidRDefault="007A1DAC" w:rsidP="002143B4">
                                <w:pPr>
                                  <w:spacing w:after="100" w:afterAutospacing="1"/>
                                  <w:contextualSpacing/>
                                  <w:jc w:val="right"/>
                                </w:pPr>
                                <w:r>
                                  <w:t>De Bock Jelle</w:t>
                                </w:r>
                              </w:p>
                              <w:p w:rsidR="007A1DAC" w:rsidRDefault="007A1DAC" w:rsidP="002143B4">
                                <w:pPr>
                                  <w:spacing w:after="100" w:afterAutospacing="1"/>
                                  <w:contextualSpacing/>
                                  <w:jc w:val="right"/>
                                </w:pPr>
                                <w:r>
                                  <w:t>Floré Brent</w:t>
                                </w:r>
                              </w:p>
                              <w:p w:rsidR="007A1DAC" w:rsidRDefault="007A1DAC" w:rsidP="002143B4">
                                <w:pPr>
                                  <w:spacing w:after="100" w:afterAutospacing="1"/>
                                  <w:contextualSpacing/>
                                  <w:jc w:val="right"/>
                                </w:pPr>
                                <w:r>
                                  <w:t>Stofferis Jeroen</w:t>
                                </w:r>
                              </w:p>
                              <w:p w:rsidR="007A1DAC" w:rsidRDefault="007A1DAC" w:rsidP="002143B4">
                                <w:pPr>
                                  <w:spacing w:after="100" w:afterAutospacing="1"/>
                                  <w:contextualSpacing/>
                                  <w:jc w:val="right"/>
                                </w:pPr>
                                <w:r>
                                  <w:t>Vandemoortele Simon</w:t>
                                </w:r>
                              </w:p>
                              <w:p w:rsidR="007A1DAC" w:rsidRDefault="007A1DAC"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14:paraId="44C634A5" w14:textId="77777777" w:rsidR="007A1DAC" w:rsidRDefault="007A1DAC" w:rsidP="002143B4">
                          <w:pPr>
                            <w:spacing w:after="100" w:afterAutospacing="1"/>
                            <w:contextualSpacing/>
                            <w:jc w:val="right"/>
                          </w:pPr>
                        </w:p>
                        <w:p w14:paraId="02DE75C3" w14:textId="77777777" w:rsidR="007A1DAC" w:rsidRDefault="007A1DAC" w:rsidP="002143B4">
                          <w:pPr>
                            <w:spacing w:after="100" w:afterAutospacing="1"/>
                            <w:contextualSpacing/>
                            <w:jc w:val="right"/>
                          </w:pPr>
                          <w:r>
                            <w:t>De Bock Jelle</w:t>
                          </w:r>
                        </w:p>
                        <w:p w14:paraId="2B5868D2" w14:textId="77777777" w:rsidR="007A1DAC" w:rsidRDefault="007A1DAC" w:rsidP="002143B4">
                          <w:pPr>
                            <w:spacing w:after="100" w:afterAutospacing="1"/>
                            <w:contextualSpacing/>
                            <w:jc w:val="right"/>
                          </w:pPr>
                          <w:r>
                            <w:t>Floré Brent</w:t>
                          </w:r>
                        </w:p>
                        <w:p w14:paraId="79BA15DB" w14:textId="77777777" w:rsidR="007A1DAC" w:rsidRDefault="007A1DAC" w:rsidP="002143B4">
                          <w:pPr>
                            <w:spacing w:after="100" w:afterAutospacing="1"/>
                            <w:contextualSpacing/>
                            <w:jc w:val="right"/>
                          </w:pPr>
                          <w:r>
                            <w:t>Stofferis Jeroen</w:t>
                          </w:r>
                        </w:p>
                        <w:p w14:paraId="72E57408" w14:textId="77777777" w:rsidR="007A1DAC" w:rsidRDefault="007A1DAC" w:rsidP="002143B4">
                          <w:pPr>
                            <w:spacing w:after="100" w:afterAutospacing="1"/>
                            <w:contextualSpacing/>
                            <w:jc w:val="right"/>
                          </w:pPr>
                          <w:r>
                            <w:t>Vandemoortele Simon</w:t>
                          </w:r>
                        </w:p>
                        <w:p w14:paraId="67A15250" w14:textId="77777777" w:rsidR="007A1DAC" w:rsidRDefault="007A1DAC"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7A1DAC" w:rsidRDefault="007A1DAC"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14:paraId="491E04BA" w14:textId="77777777" w:rsidR="007A1DAC" w:rsidRDefault="007A1DAC"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2CD999"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437F7B"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4F6961">
          <w:pPr>
            <w:pStyle w:val="Inhopg1"/>
            <w:tabs>
              <w:tab w:val="right" w:leader="dot" w:pos="9062"/>
            </w:tabs>
            <w:rPr>
              <w:rFonts w:eastAsiaTheme="minorEastAsia"/>
              <w:noProof/>
              <w:lang w:eastAsia="nl-BE"/>
            </w:rPr>
          </w:pPr>
          <w:hyperlink w:anchor="_Toc448695093" w:history="1">
            <w:r w:rsidR="00437F7B" w:rsidRPr="00AE07A2">
              <w:rPr>
                <w:rStyle w:val="Hyperlink"/>
                <w:noProof/>
              </w:rPr>
              <w:t>Analyse</w:t>
            </w:r>
            <w:r w:rsidR="00437F7B">
              <w:rPr>
                <w:noProof/>
                <w:webHidden/>
              </w:rPr>
              <w:tab/>
            </w:r>
            <w:r w:rsidR="00437F7B">
              <w:rPr>
                <w:noProof/>
                <w:webHidden/>
              </w:rPr>
              <w:fldChar w:fldCharType="begin"/>
            </w:r>
            <w:r w:rsidR="00437F7B">
              <w:rPr>
                <w:noProof/>
                <w:webHidden/>
              </w:rPr>
              <w:instrText xml:space="preserve"> PAGEREF _Toc448695093 \h </w:instrText>
            </w:r>
            <w:r w:rsidR="00437F7B">
              <w:rPr>
                <w:noProof/>
                <w:webHidden/>
              </w:rPr>
            </w:r>
            <w:r w:rsidR="00437F7B">
              <w:rPr>
                <w:noProof/>
                <w:webHidden/>
              </w:rPr>
              <w:fldChar w:fldCharType="separate"/>
            </w:r>
            <w:r w:rsidR="00437F7B">
              <w:rPr>
                <w:noProof/>
                <w:webHidden/>
              </w:rPr>
              <w:t>5</w:t>
            </w:r>
            <w:r w:rsidR="00437F7B">
              <w:rPr>
                <w:noProof/>
                <w:webHidden/>
              </w:rPr>
              <w:fldChar w:fldCharType="end"/>
            </w:r>
          </w:hyperlink>
        </w:p>
        <w:p w:rsidR="00437F7B" w:rsidRDefault="004F6961">
          <w:pPr>
            <w:pStyle w:val="Inhopg2"/>
            <w:rPr>
              <w:rFonts w:eastAsiaTheme="minorEastAsia"/>
              <w:noProof/>
              <w:lang w:eastAsia="nl-BE"/>
            </w:rPr>
          </w:pPr>
          <w:hyperlink w:anchor="_Toc448695094" w:history="1">
            <w:r w:rsidR="00437F7B" w:rsidRPr="00AE07A2">
              <w:rPr>
                <w:rStyle w:val="Hyperlink"/>
                <w:noProof/>
              </w:rPr>
              <w:t>1</w:t>
            </w:r>
            <w:r w:rsidR="00437F7B">
              <w:rPr>
                <w:rFonts w:eastAsiaTheme="minorEastAsia"/>
                <w:noProof/>
                <w:lang w:eastAsia="nl-BE"/>
              </w:rPr>
              <w:tab/>
            </w:r>
            <w:r w:rsidR="00437F7B" w:rsidRPr="00AE07A2">
              <w:rPr>
                <w:rStyle w:val="Hyperlink"/>
                <w:noProof/>
              </w:rPr>
              <w:t>User Stories</w:t>
            </w:r>
            <w:r w:rsidR="00437F7B">
              <w:rPr>
                <w:noProof/>
                <w:webHidden/>
              </w:rPr>
              <w:tab/>
            </w:r>
            <w:r w:rsidR="00437F7B">
              <w:rPr>
                <w:noProof/>
                <w:webHidden/>
              </w:rPr>
              <w:fldChar w:fldCharType="begin"/>
            </w:r>
            <w:r w:rsidR="00437F7B">
              <w:rPr>
                <w:noProof/>
                <w:webHidden/>
              </w:rPr>
              <w:instrText xml:space="preserve"> PAGEREF _Toc448695094 \h </w:instrText>
            </w:r>
            <w:r w:rsidR="00437F7B">
              <w:rPr>
                <w:noProof/>
                <w:webHidden/>
              </w:rPr>
            </w:r>
            <w:r w:rsidR="00437F7B">
              <w:rPr>
                <w:noProof/>
                <w:webHidden/>
              </w:rPr>
              <w:fldChar w:fldCharType="separate"/>
            </w:r>
            <w:r w:rsidR="00437F7B">
              <w:rPr>
                <w:noProof/>
                <w:webHidden/>
              </w:rPr>
              <w:t>6</w:t>
            </w:r>
            <w:r w:rsidR="00437F7B">
              <w:rPr>
                <w:noProof/>
                <w:webHidden/>
              </w:rPr>
              <w:fldChar w:fldCharType="end"/>
            </w:r>
          </w:hyperlink>
        </w:p>
        <w:p w:rsidR="00437F7B" w:rsidRDefault="004F6961">
          <w:pPr>
            <w:pStyle w:val="Inhopg2"/>
            <w:rPr>
              <w:rFonts w:eastAsiaTheme="minorEastAsia"/>
              <w:noProof/>
              <w:lang w:eastAsia="nl-BE"/>
            </w:rPr>
          </w:pPr>
          <w:hyperlink w:anchor="_Toc448695095" w:history="1">
            <w:r w:rsidR="00437F7B" w:rsidRPr="00AE07A2">
              <w:rPr>
                <w:rStyle w:val="Hyperlink"/>
                <w:noProof/>
              </w:rPr>
              <w:t>2</w:t>
            </w:r>
            <w:r w:rsidR="00437F7B">
              <w:rPr>
                <w:rFonts w:eastAsiaTheme="minorEastAsia"/>
                <w:noProof/>
                <w:lang w:eastAsia="nl-BE"/>
              </w:rPr>
              <w:tab/>
            </w:r>
            <w:r w:rsidR="00437F7B" w:rsidRPr="00AE07A2">
              <w:rPr>
                <w:rStyle w:val="Hyperlink"/>
                <w:noProof/>
              </w:rPr>
              <w:t>Use cases diagram</w:t>
            </w:r>
            <w:r w:rsidR="00437F7B">
              <w:rPr>
                <w:noProof/>
                <w:webHidden/>
              </w:rPr>
              <w:tab/>
            </w:r>
            <w:r w:rsidR="00437F7B">
              <w:rPr>
                <w:noProof/>
                <w:webHidden/>
              </w:rPr>
              <w:fldChar w:fldCharType="begin"/>
            </w:r>
            <w:r w:rsidR="00437F7B">
              <w:rPr>
                <w:noProof/>
                <w:webHidden/>
              </w:rPr>
              <w:instrText xml:space="preserve"> PAGEREF _Toc448695095 \h </w:instrText>
            </w:r>
            <w:r w:rsidR="00437F7B">
              <w:rPr>
                <w:noProof/>
                <w:webHidden/>
              </w:rPr>
            </w:r>
            <w:r w:rsidR="00437F7B">
              <w:rPr>
                <w:noProof/>
                <w:webHidden/>
              </w:rPr>
              <w:fldChar w:fldCharType="separate"/>
            </w:r>
            <w:r w:rsidR="00437F7B">
              <w:rPr>
                <w:noProof/>
                <w:webHidden/>
              </w:rPr>
              <w:t>7</w:t>
            </w:r>
            <w:r w:rsidR="00437F7B">
              <w:rPr>
                <w:noProof/>
                <w:webHidden/>
              </w:rPr>
              <w:fldChar w:fldCharType="end"/>
            </w:r>
          </w:hyperlink>
        </w:p>
        <w:p w:rsidR="00437F7B" w:rsidRDefault="004F6961">
          <w:pPr>
            <w:pStyle w:val="Inhopg2"/>
            <w:rPr>
              <w:rFonts w:eastAsiaTheme="minorEastAsia"/>
              <w:noProof/>
              <w:lang w:eastAsia="nl-BE"/>
            </w:rPr>
          </w:pPr>
          <w:hyperlink w:anchor="_Toc448695096" w:history="1">
            <w:r w:rsidR="00437F7B" w:rsidRPr="00AE07A2">
              <w:rPr>
                <w:rStyle w:val="Hyperlink"/>
                <w:noProof/>
              </w:rPr>
              <w:t>3</w:t>
            </w:r>
            <w:r w:rsidR="00437F7B">
              <w:rPr>
                <w:rFonts w:eastAsiaTheme="minorEastAsia"/>
                <w:noProof/>
                <w:lang w:eastAsia="nl-BE"/>
              </w:rPr>
              <w:tab/>
            </w:r>
            <w:r w:rsidR="00437F7B" w:rsidRPr="00AE07A2">
              <w:rPr>
                <w:rStyle w:val="Hyperlink"/>
                <w:noProof/>
              </w:rPr>
              <w:t>Use cases</w:t>
            </w:r>
            <w:r w:rsidR="00437F7B">
              <w:rPr>
                <w:noProof/>
                <w:webHidden/>
              </w:rPr>
              <w:tab/>
            </w:r>
            <w:r w:rsidR="00437F7B">
              <w:rPr>
                <w:noProof/>
                <w:webHidden/>
              </w:rPr>
              <w:fldChar w:fldCharType="begin"/>
            </w:r>
            <w:r w:rsidR="00437F7B">
              <w:rPr>
                <w:noProof/>
                <w:webHidden/>
              </w:rPr>
              <w:instrText xml:space="preserve"> PAGEREF _Toc448695096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4F6961">
          <w:pPr>
            <w:pStyle w:val="Inhopg3"/>
            <w:rPr>
              <w:rFonts w:eastAsiaTheme="minorEastAsia"/>
              <w:noProof/>
              <w:lang w:eastAsia="nl-BE"/>
            </w:rPr>
          </w:pPr>
          <w:hyperlink w:anchor="_Toc448695097" w:history="1">
            <w:r w:rsidR="00437F7B" w:rsidRPr="00AE07A2">
              <w:rPr>
                <w:rStyle w:val="Hyperlink"/>
                <w:noProof/>
              </w:rPr>
              <w:t>3.1</w:t>
            </w:r>
            <w:r w:rsidR="00437F7B">
              <w:rPr>
                <w:rFonts w:eastAsiaTheme="minorEastAsia"/>
                <w:noProof/>
                <w:lang w:eastAsia="nl-BE"/>
              </w:rPr>
              <w:tab/>
            </w:r>
            <w:r w:rsidR="00437F7B" w:rsidRPr="00AE07A2">
              <w:rPr>
                <w:rStyle w:val="Hyperlink"/>
                <w:noProof/>
              </w:rPr>
              <w:t>Use Case 1: Meld abnormaliteiten</w:t>
            </w:r>
            <w:r w:rsidR="00437F7B">
              <w:rPr>
                <w:noProof/>
                <w:webHidden/>
              </w:rPr>
              <w:tab/>
            </w:r>
            <w:r w:rsidR="00437F7B">
              <w:rPr>
                <w:noProof/>
                <w:webHidden/>
              </w:rPr>
              <w:fldChar w:fldCharType="begin"/>
            </w:r>
            <w:r w:rsidR="00437F7B">
              <w:rPr>
                <w:noProof/>
                <w:webHidden/>
              </w:rPr>
              <w:instrText xml:space="preserve"> PAGEREF _Toc448695097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4F6961">
          <w:pPr>
            <w:pStyle w:val="Inhopg3"/>
            <w:rPr>
              <w:rFonts w:eastAsiaTheme="minorEastAsia"/>
              <w:noProof/>
              <w:lang w:eastAsia="nl-BE"/>
            </w:rPr>
          </w:pPr>
          <w:hyperlink w:anchor="_Toc448695098" w:history="1">
            <w:r w:rsidR="00437F7B" w:rsidRPr="00AE07A2">
              <w:rPr>
                <w:rStyle w:val="Hyperlink"/>
                <w:noProof/>
              </w:rPr>
              <w:t>3.2</w:t>
            </w:r>
            <w:r w:rsidR="00437F7B">
              <w:rPr>
                <w:rFonts w:eastAsiaTheme="minorEastAsia"/>
                <w:noProof/>
                <w:lang w:eastAsia="nl-BE"/>
              </w:rPr>
              <w:tab/>
            </w:r>
            <w:r w:rsidR="00437F7B" w:rsidRPr="00AE07A2">
              <w:rPr>
                <w:rStyle w:val="Hyperlink"/>
                <w:noProof/>
              </w:rPr>
              <w:t>Use Case 2: Bekijk reistijden</w:t>
            </w:r>
            <w:r w:rsidR="00437F7B">
              <w:rPr>
                <w:noProof/>
                <w:webHidden/>
              </w:rPr>
              <w:tab/>
            </w:r>
            <w:r w:rsidR="00437F7B">
              <w:rPr>
                <w:noProof/>
                <w:webHidden/>
              </w:rPr>
              <w:fldChar w:fldCharType="begin"/>
            </w:r>
            <w:r w:rsidR="00437F7B">
              <w:rPr>
                <w:noProof/>
                <w:webHidden/>
              </w:rPr>
              <w:instrText xml:space="preserve"> PAGEREF _Toc448695098 \h </w:instrText>
            </w:r>
            <w:r w:rsidR="00437F7B">
              <w:rPr>
                <w:noProof/>
                <w:webHidden/>
              </w:rPr>
            </w:r>
            <w:r w:rsidR="00437F7B">
              <w:rPr>
                <w:noProof/>
                <w:webHidden/>
              </w:rPr>
              <w:fldChar w:fldCharType="separate"/>
            </w:r>
            <w:r w:rsidR="00437F7B">
              <w:rPr>
                <w:noProof/>
                <w:webHidden/>
              </w:rPr>
              <w:t>9</w:t>
            </w:r>
            <w:r w:rsidR="00437F7B">
              <w:rPr>
                <w:noProof/>
                <w:webHidden/>
              </w:rPr>
              <w:fldChar w:fldCharType="end"/>
            </w:r>
          </w:hyperlink>
        </w:p>
        <w:p w:rsidR="00437F7B" w:rsidRDefault="004F6961">
          <w:pPr>
            <w:pStyle w:val="Inhopg3"/>
            <w:rPr>
              <w:rFonts w:eastAsiaTheme="minorEastAsia"/>
              <w:noProof/>
              <w:lang w:eastAsia="nl-BE"/>
            </w:rPr>
          </w:pPr>
          <w:hyperlink w:anchor="_Toc448695099" w:history="1">
            <w:r w:rsidR="00437F7B" w:rsidRPr="00AE07A2">
              <w:rPr>
                <w:rStyle w:val="Hyperlink"/>
                <w:noProof/>
              </w:rPr>
              <w:t>3.3</w:t>
            </w:r>
            <w:r w:rsidR="00437F7B">
              <w:rPr>
                <w:rFonts w:eastAsiaTheme="minorEastAsia"/>
                <w:noProof/>
                <w:lang w:eastAsia="nl-BE"/>
              </w:rPr>
              <w:tab/>
            </w:r>
            <w:r w:rsidR="00437F7B" w:rsidRPr="00AE07A2">
              <w:rPr>
                <w:rStyle w:val="Hyperlink"/>
                <w:noProof/>
              </w:rPr>
              <w:t>Use Case 3: Controleer data</w:t>
            </w:r>
            <w:r w:rsidR="00437F7B">
              <w:rPr>
                <w:noProof/>
                <w:webHidden/>
              </w:rPr>
              <w:tab/>
            </w:r>
            <w:r w:rsidR="00437F7B">
              <w:rPr>
                <w:noProof/>
                <w:webHidden/>
              </w:rPr>
              <w:fldChar w:fldCharType="begin"/>
            </w:r>
            <w:r w:rsidR="00437F7B">
              <w:rPr>
                <w:noProof/>
                <w:webHidden/>
              </w:rPr>
              <w:instrText xml:space="preserve"> PAGEREF _Toc448695099 \h </w:instrText>
            </w:r>
            <w:r w:rsidR="00437F7B">
              <w:rPr>
                <w:noProof/>
                <w:webHidden/>
              </w:rPr>
            </w:r>
            <w:r w:rsidR="00437F7B">
              <w:rPr>
                <w:noProof/>
                <w:webHidden/>
              </w:rPr>
              <w:fldChar w:fldCharType="separate"/>
            </w:r>
            <w:r w:rsidR="00437F7B">
              <w:rPr>
                <w:noProof/>
                <w:webHidden/>
              </w:rPr>
              <w:t>10</w:t>
            </w:r>
            <w:r w:rsidR="00437F7B">
              <w:rPr>
                <w:noProof/>
                <w:webHidden/>
              </w:rPr>
              <w:fldChar w:fldCharType="end"/>
            </w:r>
          </w:hyperlink>
        </w:p>
        <w:p w:rsidR="00437F7B" w:rsidRDefault="004F6961">
          <w:pPr>
            <w:pStyle w:val="Inhopg3"/>
            <w:rPr>
              <w:rFonts w:eastAsiaTheme="minorEastAsia"/>
              <w:noProof/>
              <w:lang w:eastAsia="nl-BE"/>
            </w:rPr>
          </w:pPr>
          <w:hyperlink w:anchor="_Toc448695100" w:history="1">
            <w:r w:rsidR="00437F7B" w:rsidRPr="00AE07A2">
              <w:rPr>
                <w:rStyle w:val="Hyperlink"/>
                <w:noProof/>
              </w:rPr>
              <w:t>3.4</w:t>
            </w:r>
            <w:r w:rsidR="00437F7B">
              <w:rPr>
                <w:rFonts w:eastAsiaTheme="minorEastAsia"/>
                <w:noProof/>
                <w:lang w:eastAsia="nl-BE"/>
              </w:rPr>
              <w:tab/>
            </w:r>
            <w:r w:rsidR="00437F7B" w:rsidRPr="00AE07A2">
              <w:rPr>
                <w:rStyle w:val="Hyperlink"/>
                <w:noProof/>
              </w:rPr>
              <w:t>Use Case 4: Bekijk actuele verkeerssituatie</w:t>
            </w:r>
            <w:r w:rsidR="00437F7B">
              <w:rPr>
                <w:noProof/>
                <w:webHidden/>
              </w:rPr>
              <w:tab/>
            </w:r>
            <w:r w:rsidR="00437F7B">
              <w:rPr>
                <w:noProof/>
                <w:webHidden/>
              </w:rPr>
              <w:fldChar w:fldCharType="begin"/>
            </w:r>
            <w:r w:rsidR="00437F7B">
              <w:rPr>
                <w:noProof/>
                <w:webHidden/>
              </w:rPr>
              <w:instrText xml:space="preserve"> PAGEREF _Toc448695100 \h </w:instrText>
            </w:r>
            <w:r w:rsidR="00437F7B">
              <w:rPr>
                <w:noProof/>
                <w:webHidden/>
              </w:rPr>
            </w:r>
            <w:r w:rsidR="00437F7B">
              <w:rPr>
                <w:noProof/>
                <w:webHidden/>
              </w:rPr>
              <w:fldChar w:fldCharType="separate"/>
            </w:r>
            <w:r w:rsidR="00437F7B">
              <w:rPr>
                <w:noProof/>
                <w:webHidden/>
              </w:rPr>
              <w:t>11</w:t>
            </w:r>
            <w:r w:rsidR="00437F7B">
              <w:rPr>
                <w:noProof/>
                <w:webHidden/>
              </w:rPr>
              <w:fldChar w:fldCharType="end"/>
            </w:r>
          </w:hyperlink>
        </w:p>
        <w:p w:rsidR="00437F7B" w:rsidRDefault="004F6961">
          <w:pPr>
            <w:pStyle w:val="Inhopg3"/>
            <w:rPr>
              <w:rFonts w:eastAsiaTheme="minorEastAsia"/>
              <w:noProof/>
              <w:lang w:eastAsia="nl-BE"/>
            </w:rPr>
          </w:pPr>
          <w:hyperlink w:anchor="_Toc448695101" w:history="1">
            <w:r w:rsidR="00437F7B" w:rsidRPr="00AE07A2">
              <w:rPr>
                <w:rStyle w:val="Hyperlink"/>
                <w:noProof/>
              </w:rPr>
              <w:t>3.5</w:t>
            </w:r>
            <w:r w:rsidR="00437F7B">
              <w:rPr>
                <w:rFonts w:eastAsiaTheme="minorEastAsia"/>
                <w:noProof/>
                <w:lang w:eastAsia="nl-BE"/>
              </w:rPr>
              <w:tab/>
            </w:r>
            <w:r w:rsidR="00437F7B" w:rsidRPr="00AE07A2">
              <w:rPr>
                <w:rStyle w:val="Hyperlink"/>
                <w:noProof/>
              </w:rPr>
              <w:t>Use Case 5: Vergelijk verkeersinformatie</w:t>
            </w:r>
            <w:r w:rsidR="00437F7B">
              <w:rPr>
                <w:noProof/>
                <w:webHidden/>
              </w:rPr>
              <w:tab/>
            </w:r>
            <w:r w:rsidR="00437F7B">
              <w:rPr>
                <w:noProof/>
                <w:webHidden/>
              </w:rPr>
              <w:fldChar w:fldCharType="begin"/>
            </w:r>
            <w:r w:rsidR="00437F7B">
              <w:rPr>
                <w:noProof/>
                <w:webHidden/>
              </w:rPr>
              <w:instrText xml:space="preserve"> PAGEREF _Toc448695101 \h </w:instrText>
            </w:r>
            <w:r w:rsidR="00437F7B">
              <w:rPr>
                <w:noProof/>
                <w:webHidden/>
              </w:rPr>
            </w:r>
            <w:r w:rsidR="00437F7B">
              <w:rPr>
                <w:noProof/>
                <w:webHidden/>
              </w:rPr>
              <w:fldChar w:fldCharType="separate"/>
            </w:r>
            <w:r w:rsidR="00437F7B">
              <w:rPr>
                <w:noProof/>
                <w:webHidden/>
              </w:rPr>
              <w:t>12</w:t>
            </w:r>
            <w:r w:rsidR="00437F7B">
              <w:rPr>
                <w:noProof/>
                <w:webHidden/>
              </w:rPr>
              <w:fldChar w:fldCharType="end"/>
            </w:r>
          </w:hyperlink>
        </w:p>
        <w:p w:rsidR="00437F7B" w:rsidRDefault="004F6961">
          <w:pPr>
            <w:pStyle w:val="Inhopg3"/>
            <w:rPr>
              <w:rFonts w:eastAsiaTheme="minorEastAsia"/>
              <w:noProof/>
              <w:lang w:eastAsia="nl-BE"/>
            </w:rPr>
          </w:pPr>
          <w:hyperlink w:anchor="_Toc448695102" w:history="1">
            <w:r w:rsidR="00437F7B" w:rsidRPr="00AE07A2">
              <w:rPr>
                <w:rStyle w:val="Hyperlink"/>
                <w:noProof/>
              </w:rPr>
              <w:t>3.6</w:t>
            </w:r>
            <w:r w:rsidR="00437F7B">
              <w:rPr>
                <w:rFonts w:eastAsiaTheme="minorEastAsia"/>
                <w:noProof/>
                <w:lang w:eastAsia="nl-BE"/>
              </w:rPr>
              <w:tab/>
            </w:r>
            <w:r w:rsidR="00437F7B" w:rsidRPr="00AE07A2">
              <w:rPr>
                <w:rStyle w:val="Hyperlink"/>
                <w:noProof/>
              </w:rPr>
              <w:t>Use Case 6: Data ophalen en hergebruiken</w:t>
            </w:r>
            <w:r w:rsidR="00437F7B">
              <w:rPr>
                <w:noProof/>
                <w:webHidden/>
              </w:rPr>
              <w:tab/>
            </w:r>
            <w:r w:rsidR="00437F7B">
              <w:rPr>
                <w:noProof/>
                <w:webHidden/>
              </w:rPr>
              <w:fldChar w:fldCharType="begin"/>
            </w:r>
            <w:r w:rsidR="00437F7B">
              <w:rPr>
                <w:noProof/>
                <w:webHidden/>
              </w:rPr>
              <w:instrText xml:space="preserve"> PAGEREF _Toc448695102 \h </w:instrText>
            </w:r>
            <w:r w:rsidR="00437F7B">
              <w:rPr>
                <w:noProof/>
                <w:webHidden/>
              </w:rPr>
            </w:r>
            <w:r w:rsidR="00437F7B">
              <w:rPr>
                <w:noProof/>
                <w:webHidden/>
              </w:rPr>
              <w:fldChar w:fldCharType="separate"/>
            </w:r>
            <w:r w:rsidR="00437F7B">
              <w:rPr>
                <w:noProof/>
                <w:webHidden/>
              </w:rPr>
              <w:t>13</w:t>
            </w:r>
            <w:r w:rsidR="00437F7B">
              <w:rPr>
                <w:noProof/>
                <w:webHidden/>
              </w:rPr>
              <w:fldChar w:fldCharType="end"/>
            </w:r>
          </w:hyperlink>
        </w:p>
        <w:p w:rsidR="00437F7B" w:rsidRDefault="004F6961">
          <w:pPr>
            <w:pStyle w:val="Inhopg1"/>
            <w:tabs>
              <w:tab w:val="right" w:leader="dot" w:pos="9062"/>
            </w:tabs>
            <w:rPr>
              <w:rFonts w:eastAsiaTheme="minorEastAsia"/>
              <w:noProof/>
              <w:lang w:eastAsia="nl-BE"/>
            </w:rPr>
          </w:pPr>
          <w:hyperlink w:anchor="_Toc448695103" w:history="1">
            <w:r w:rsidR="00437F7B" w:rsidRPr="00AE07A2">
              <w:rPr>
                <w:rStyle w:val="Hyperlink"/>
                <w:noProof/>
              </w:rPr>
              <w:t>Ontwerp</w:t>
            </w:r>
            <w:r w:rsidR="00437F7B">
              <w:rPr>
                <w:noProof/>
                <w:webHidden/>
              </w:rPr>
              <w:tab/>
            </w:r>
            <w:r w:rsidR="00437F7B">
              <w:rPr>
                <w:noProof/>
                <w:webHidden/>
              </w:rPr>
              <w:fldChar w:fldCharType="begin"/>
            </w:r>
            <w:r w:rsidR="00437F7B">
              <w:rPr>
                <w:noProof/>
                <w:webHidden/>
              </w:rPr>
              <w:instrText xml:space="preserve"> PAGEREF _Toc448695103 \h </w:instrText>
            </w:r>
            <w:r w:rsidR="00437F7B">
              <w:rPr>
                <w:noProof/>
                <w:webHidden/>
              </w:rPr>
            </w:r>
            <w:r w:rsidR="00437F7B">
              <w:rPr>
                <w:noProof/>
                <w:webHidden/>
              </w:rPr>
              <w:fldChar w:fldCharType="separate"/>
            </w:r>
            <w:r w:rsidR="00437F7B">
              <w:rPr>
                <w:noProof/>
                <w:webHidden/>
              </w:rPr>
              <w:t>14</w:t>
            </w:r>
            <w:r w:rsidR="00437F7B">
              <w:rPr>
                <w:noProof/>
                <w:webHidden/>
              </w:rPr>
              <w:fldChar w:fldCharType="end"/>
            </w:r>
          </w:hyperlink>
        </w:p>
        <w:p w:rsidR="00437F7B" w:rsidRDefault="004F6961">
          <w:pPr>
            <w:pStyle w:val="Inhopg2"/>
            <w:rPr>
              <w:rFonts w:eastAsiaTheme="minorEastAsia"/>
              <w:noProof/>
              <w:lang w:eastAsia="nl-BE"/>
            </w:rPr>
          </w:pPr>
          <w:hyperlink w:anchor="_Toc448695104" w:history="1">
            <w:r w:rsidR="00437F7B" w:rsidRPr="00AE07A2">
              <w:rPr>
                <w:rStyle w:val="Hyperlink"/>
                <w:noProof/>
              </w:rPr>
              <w:t>4</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_Toc448695104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4F6961">
          <w:pPr>
            <w:pStyle w:val="Inhopg2"/>
            <w:rPr>
              <w:rFonts w:eastAsiaTheme="minorEastAsia"/>
              <w:noProof/>
              <w:lang w:eastAsia="nl-BE"/>
            </w:rPr>
          </w:pPr>
          <w:hyperlink w:anchor="_Toc448695105" w:history="1">
            <w:r w:rsidR="00437F7B" w:rsidRPr="00AE07A2">
              <w:rPr>
                <w:rStyle w:val="Hyperlink"/>
                <w:noProof/>
              </w:rPr>
              <w:t>5</w:t>
            </w:r>
            <w:r w:rsidR="00437F7B">
              <w:rPr>
                <w:rFonts w:eastAsiaTheme="minorEastAsia"/>
                <w:noProof/>
                <w:lang w:eastAsia="nl-BE"/>
              </w:rPr>
              <w:tab/>
            </w:r>
            <w:r w:rsidR="00437F7B" w:rsidRPr="00AE07A2">
              <w:rPr>
                <w:rStyle w:val="Hyperlink"/>
                <w:noProof/>
              </w:rPr>
              <w:t>Providerapplicatie</w:t>
            </w:r>
            <w:r w:rsidR="00437F7B">
              <w:rPr>
                <w:noProof/>
                <w:webHidden/>
              </w:rPr>
              <w:tab/>
            </w:r>
            <w:r w:rsidR="00437F7B">
              <w:rPr>
                <w:noProof/>
                <w:webHidden/>
              </w:rPr>
              <w:fldChar w:fldCharType="begin"/>
            </w:r>
            <w:r w:rsidR="00437F7B">
              <w:rPr>
                <w:noProof/>
                <w:webHidden/>
              </w:rPr>
              <w:instrText xml:space="preserve"> PAGEREF _Toc448695105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4F6961">
          <w:pPr>
            <w:pStyle w:val="Inhopg3"/>
            <w:rPr>
              <w:rFonts w:eastAsiaTheme="minorEastAsia"/>
              <w:noProof/>
              <w:lang w:eastAsia="nl-BE"/>
            </w:rPr>
          </w:pPr>
          <w:hyperlink w:anchor="_Toc448695106" w:history="1">
            <w:r w:rsidR="00437F7B" w:rsidRPr="00AE07A2">
              <w:rPr>
                <w:rStyle w:val="Hyperlink"/>
                <w:noProof/>
              </w:rPr>
              <w:t>5.1</w:t>
            </w:r>
            <w:r w:rsidR="00437F7B">
              <w:rPr>
                <w:rFonts w:eastAsiaTheme="minorEastAsia"/>
                <w:noProof/>
                <w:lang w:eastAsia="nl-BE"/>
              </w:rPr>
              <w:tab/>
            </w:r>
            <w:r w:rsidR="00437F7B" w:rsidRPr="00AE07A2">
              <w:rPr>
                <w:rStyle w:val="Hyperlink"/>
                <w:noProof/>
              </w:rPr>
              <w:t>State diagram</w:t>
            </w:r>
            <w:r w:rsidR="00437F7B">
              <w:rPr>
                <w:noProof/>
                <w:webHidden/>
              </w:rPr>
              <w:tab/>
            </w:r>
            <w:r w:rsidR="00437F7B">
              <w:rPr>
                <w:noProof/>
                <w:webHidden/>
              </w:rPr>
              <w:fldChar w:fldCharType="begin"/>
            </w:r>
            <w:r w:rsidR="00437F7B">
              <w:rPr>
                <w:noProof/>
                <w:webHidden/>
              </w:rPr>
              <w:instrText xml:space="preserve"> PAGEREF _Toc448695106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4F6961">
          <w:pPr>
            <w:pStyle w:val="Inhopg3"/>
            <w:rPr>
              <w:rFonts w:eastAsiaTheme="minorEastAsia"/>
              <w:noProof/>
              <w:lang w:eastAsia="nl-BE"/>
            </w:rPr>
          </w:pPr>
          <w:hyperlink w:anchor="_Toc448695107" w:history="1">
            <w:r w:rsidR="00437F7B" w:rsidRPr="00AE07A2">
              <w:rPr>
                <w:rStyle w:val="Hyperlink"/>
                <w:noProof/>
              </w:rPr>
              <w:t>5.2</w:t>
            </w:r>
            <w:r w:rsidR="00437F7B">
              <w:rPr>
                <w:rFonts w:eastAsiaTheme="minorEastAsia"/>
                <w:noProof/>
                <w:lang w:eastAsia="nl-BE"/>
              </w:rPr>
              <w:tab/>
            </w:r>
            <w:r w:rsidR="00437F7B" w:rsidRPr="00AE07A2">
              <w:rPr>
                <w:rStyle w:val="Hyperlink"/>
                <w:noProof/>
              </w:rPr>
              <w:t>Design Class Diagram (DCD)</w:t>
            </w:r>
            <w:r w:rsidR="00437F7B">
              <w:rPr>
                <w:noProof/>
                <w:webHidden/>
              </w:rPr>
              <w:tab/>
            </w:r>
            <w:r w:rsidR="00437F7B">
              <w:rPr>
                <w:noProof/>
                <w:webHidden/>
              </w:rPr>
              <w:fldChar w:fldCharType="begin"/>
            </w:r>
            <w:r w:rsidR="00437F7B">
              <w:rPr>
                <w:noProof/>
                <w:webHidden/>
              </w:rPr>
              <w:instrText xml:space="preserve"> PAGEREF _Toc448695107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08" w:history="1">
            <w:r w:rsidR="00437F7B" w:rsidRPr="00AE07A2">
              <w:rPr>
                <w:rStyle w:val="Hyperlink"/>
                <w:noProof/>
              </w:rPr>
              <w:t>5.2.1</w:t>
            </w:r>
            <w:r w:rsidR="00437F7B">
              <w:rPr>
                <w:rFonts w:eastAsiaTheme="minorEastAsia"/>
                <w:noProof/>
                <w:lang w:eastAsia="nl-BE"/>
              </w:rPr>
              <w:tab/>
            </w:r>
            <w:r w:rsidR="00437F7B" w:rsidRPr="00AE07A2">
              <w:rPr>
                <w:rStyle w:val="Hyperlink"/>
                <w:noProof/>
              </w:rPr>
              <w:t>Detailoverzicht scrapers</w:t>
            </w:r>
            <w:r w:rsidR="00437F7B">
              <w:rPr>
                <w:noProof/>
                <w:webHidden/>
              </w:rPr>
              <w:tab/>
            </w:r>
            <w:r w:rsidR="00437F7B">
              <w:rPr>
                <w:noProof/>
                <w:webHidden/>
              </w:rPr>
              <w:fldChar w:fldCharType="begin"/>
            </w:r>
            <w:r w:rsidR="00437F7B">
              <w:rPr>
                <w:noProof/>
                <w:webHidden/>
              </w:rPr>
              <w:instrText xml:space="preserve"> PAGEREF _Toc448695108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09" w:history="1">
            <w:r w:rsidR="00437F7B" w:rsidRPr="00AE07A2">
              <w:rPr>
                <w:rStyle w:val="Hyperlink"/>
                <w:noProof/>
              </w:rPr>
              <w:t>5.2.2</w:t>
            </w:r>
            <w:r w:rsidR="00437F7B">
              <w:rPr>
                <w:rFonts w:eastAsiaTheme="minorEastAsia"/>
                <w:noProof/>
                <w:lang w:eastAsia="nl-BE"/>
              </w:rPr>
              <w:tab/>
            </w:r>
            <w:r w:rsidR="00437F7B" w:rsidRPr="00AE07A2">
              <w:rPr>
                <w:rStyle w:val="Hyperlink"/>
                <w:noProof/>
              </w:rPr>
              <w:t>Detailoverzicht domein</w:t>
            </w:r>
            <w:r w:rsidR="00437F7B">
              <w:rPr>
                <w:noProof/>
                <w:webHidden/>
              </w:rPr>
              <w:tab/>
            </w:r>
            <w:r w:rsidR="00437F7B">
              <w:rPr>
                <w:noProof/>
                <w:webHidden/>
              </w:rPr>
              <w:fldChar w:fldCharType="begin"/>
            </w:r>
            <w:r w:rsidR="00437F7B">
              <w:rPr>
                <w:noProof/>
                <w:webHidden/>
              </w:rPr>
              <w:instrText xml:space="preserve"> PAGEREF _Toc448695109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10" w:history="1">
            <w:r w:rsidR="00437F7B" w:rsidRPr="00AE07A2">
              <w:rPr>
                <w:rStyle w:val="Hyperlink"/>
                <w:noProof/>
              </w:rPr>
              <w:t>5.2.3</w:t>
            </w:r>
            <w:r w:rsidR="00437F7B">
              <w:rPr>
                <w:rFonts w:eastAsiaTheme="minorEastAsia"/>
                <w:noProof/>
                <w:lang w:eastAsia="nl-BE"/>
              </w:rPr>
              <w:tab/>
            </w:r>
            <w:r w:rsidR="00437F7B" w:rsidRPr="00AE07A2">
              <w:rPr>
                <w:rStyle w:val="Hyperlink"/>
                <w:noProof/>
              </w:rPr>
              <w:t>Detailoverzicht repository/controller</w:t>
            </w:r>
            <w:r w:rsidR="00437F7B">
              <w:rPr>
                <w:noProof/>
                <w:webHidden/>
              </w:rPr>
              <w:tab/>
            </w:r>
            <w:r w:rsidR="00437F7B">
              <w:rPr>
                <w:noProof/>
                <w:webHidden/>
              </w:rPr>
              <w:fldChar w:fldCharType="begin"/>
            </w:r>
            <w:r w:rsidR="00437F7B">
              <w:rPr>
                <w:noProof/>
                <w:webHidden/>
              </w:rPr>
              <w:instrText xml:space="preserve"> PAGEREF _Toc448695110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11" w:history="1">
            <w:r w:rsidR="00437F7B" w:rsidRPr="00AE07A2">
              <w:rPr>
                <w:rStyle w:val="Hyperlink"/>
                <w:noProof/>
              </w:rPr>
              <w:t>5.2.4</w:t>
            </w:r>
            <w:r w:rsidR="00437F7B">
              <w:rPr>
                <w:rFonts w:eastAsiaTheme="minorEastAsia"/>
                <w:noProof/>
                <w:lang w:eastAsia="nl-BE"/>
              </w:rPr>
              <w:tab/>
            </w:r>
            <w:r w:rsidR="00437F7B" w:rsidRPr="00AE07A2">
              <w:rPr>
                <w:rStyle w:val="Hyperlink"/>
                <w:noProof/>
              </w:rPr>
              <w:t>Legende</w:t>
            </w:r>
            <w:r w:rsidR="00437F7B">
              <w:rPr>
                <w:noProof/>
                <w:webHidden/>
              </w:rPr>
              <w:tab/>
            </w:r>
            <w:r w:rsidR="00437F7B">
              <w:rPr>
                <w:noProof/>
                <w:webHidden/>
              </w:rPr>
              <w:fldChar w:fldCharType="begin"/>
            </w:r>
            <w:r w:rsidR="00437F7B">
              <w:rPr>
                <w:noProof/>
                <w:webHidden/>
              </w:rPr>
              <w:instrText xml:space="preserve"> PAGEREF _Toc448695111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4F6961">
          <w:pPr>
            <w:pStyle w:val="Inhopg3"/>
            <w:rPr>
              <w:rFonts w:eastAsiaTheme="minorEastAsia"/>
              <w:noProof/>
              <w:lang w:eastAsia="nl-BE"/>
            </w:rPr>
          </w:pPr>
          <w:hyperlink w:anchor="_Toc448695112" w:history="1">
            <w:r w:rsidR="00437F7B" w:rsidRPr="00AE07A2">
              <w:rPr>
                <w:rStyle w:val="Hyperlink"/>
                <w:noProof/>
              </w:rPr>
              <w:t>5.3</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_Toc448695112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13" w:history="1">
            <w:r w:rsidR="00437F7B" w:rsidRPr="00AE07A2">
              <w:rPr>
                <w:rStyle w:val="Hyperlink"/>
                <w:noProof/>
              </w:rPr>
              <w:t>5.3.1</w:t>
            </w:r>
            <w:r w:rsidR="00437F7B">
              <w:rPr>
                <w:rFonts w:eastAsiaTheme="minorEastAsia"/>
                <w:noProof/>
                <w:lang w:eastAsia="nl-BE"/>
              </w:rPr>
              <w:tab/>
            </w:r>
            <w:r w:rsidR="00437F7B" w:rsidRPr="00AE07A2">
              <w:rPr>
                <w:rStyle w:val="Hyperlink"/>
                <w:noProof/>
              </w:rPr>
              <w:t>API call maken</w:t>
            </w:r>
            <w:r w:rsidR="00437F7B">
              <w:rPr>
                <w:noProof/>
                <w:webHidden/>
              </w:rPr>
              <w:tab/>
            </w:r>
            <w:r w:rsidR="00437F7B">
              <w:rPr>
                <w:noProof/>
                <w:webHidden/>
              </w:rPr>
              <w:fldChar w:fldCharType="begin"/>
            </w:r>
            <w:r w:rsidR="00437F7B">
              <w:rPr>
                <w:noProof/>
                <w:webHidden/>
              </w:rPr>
              <w:instrText xml:space="preserve"> PAGEREF _Toc448695113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4F6961">
          <w:pPr>
            <w:pStyle w:val="Inhopg2"/>
            <w:rPr>
              <w:rFonts w:eastAsiaTheme="minorEastAsia"/>
              <w:noProof/>
              <w:lang w:eastAsia="nl-BE"/>
            </w:rPr>
          </w:pPr>
          <w:hyperlink w:anchor="_Toc448695114" w:history="1">
            <w:r w:rsidR="00437F7B" w:rsidRPr="00AE07A2">
              <w:rPr>
                <w:rStyle w:val="Hyperlink"/>
                <w:noProof/>
              </w:rPr>
              <w:t>6</w:t>
            </w:r>
            <w:r w:rsidR="00437F7B">
              <w:rPr>
                <w:rFonts w:eastAsiaTheme="minorEastAsia"/>
                <w:noProof/>
                <w:lang w:eastAsia="nl-BE"/>
              </w:rPr>
              <w:tab/>
            </w:r>
            <w:r w:rsidR="00437F7B" w:rsidRPr="00AE07A2">
              <w:rPr>
                <w:rStyle w:val="Hyperlink"/>
                <w:noProof/>
              </w:rPr>
              <w:t>Webapplicatie</w:t>
            </w:r>
            <w:r w:rsidR="00437F7B">
              <w:rPr>
                <w:noProof/>
                <w:webHidden/>
              </w:rPr>
              <w:tab/>
            </w:r>
            <w:r w:rsidR="00437F7B">
              <w:rPr>
                <w:noProof/>
                <w:webHidden/>
              </w:rPr>
              <w:fldChar w:fldCharType="begin"/>
            </w:r>
            <w:r w:rsidR="00437F7B">
              <w:rPr>
                <w:noProof/>
                <w:webHidden/>
              </w:rPr>
              <w:instrText xml:space="preserve"> PAGEREF _Toc448695114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4F6961">
          <w:pPr>
            <w:pStyle w:val="Inhopg3"/>
            <w:rPr>
              <w:rFonts w:eastAsiaTheme="minorEastAsia"/>
              <w:noProof/>
              <w:lang w:eastAsia="nl-BE"/>
            </w:rPr>
          </w:pPr>
          <w:hyperlink w:anchor="_Toc448695115" w:history="1">
            <w:r w:rsidR="00437F7B" w:rsidRPr="00AE07A2">
              <w:rPr>
                <w:rStyle w:val="Hyperlink"/>
                <w:noProof/>
              </w:rPr>
              <w:t>6.1</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_Toc448695115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16" w:history="1">
            <w:r w:rsidR="00437F7B" w:rsidRPr="00AE07A2">
              <w:rPr>
                <w:rStyle w:val="Hyperlink"/>
                <w:noProof/>
              </w:rPr>
              <w:t>6.1.1</w:t>
            </w:r>
            <w:r w:rsidR="00437F7B">
              <w:rPr>
                <w:rFonts w:eastAsiaTheme="minorEastAsia"/>
                <w:noProof/>
                <w:lang w:eastAsia="nl-BE"/>
              </w:rPr>
              <w:tab/>
            </w:r>
            <w:r w:rsidR="00437F7B" w:rsidRPr="00AE07A2">
              <w:rPr>
                <w:rStyle w:val="Hyperlink"/>
                <w:noProof/>
              </w:rPr>
              <w:t>Home pagina bezoeken</w:t>
            </w:r>
            <w:r w:rsidR="00437F7B">
              <w:rPr>
                <w:noProof/>
                <w:webHidden/>
              </w:rPr>
              <w:tab/>
            </w:r>
            <w:r w:rsidR="00437F7B">
              <w:rPr>
                <w:noProof/>
                <w:webHidden/>
              </w:rPr>
              <w:fldChar w:fldCharType="begin"/>
            </w:r>
            <w:r w:rsidR="00437F7B">
              <w:rPr>
                <w:noProof/>
                <w:webHidden/>
              </w:rPr>
              <w:instrText xml:space="preserve"> PAGEREF _Toc448695116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4F6961">
          <w:pPr>
            <w:pStyle w:val="Inhopg2"/>
            <w:rPr>
              <w:rFonts w:eastAsiaTheme="minorEastAsia"/>
              <w:noProof/>
              <w:lang w:eastAsia="nl-BE"/>
            </w:rPr>
          </w:pPr>
          <w:hyperlink w:anchor="_Toc448695117" w:history="1">
            <w:r w:rsidR="00437F7B" w:rsidRPr="00AE07A2">
              <w:rPr>
                <w:rStyle w:val="Hyperlink"/>
                <w:noProof/>
              </w:rPr>
              <w:t>7</w:t>
            </w:r>
            <w:r w:rsidR="00437F7B">
              <w:rPr>
                <w:rFonts w:eastAsiaTheme="minorEastAsia"/>
                <w:noProof/>
                <w:lang w:eastAsia="nl-BE"/>
              </w:rPr>
              <w:tab/>
            </w:r>
            <w:r w:rsidR="00437F7B" w:rsidRPr="00AE07A2">
              <w:rPr>
                <w:rStyle w:val="Hyperlink"/>
                <w:noProof/>
              </w:rPr>
              <w:t>Databank</w:t>
            </w:r>
            <w:r w:rsidR="00437F7B">
              <w:rPr>
                <w:noProof/>
                <w:webHidden/>
              </w:rPr>
              <w:tab/>
            </w:r>
            <w:r w:rsidR="00437F7B">
              <w:rPr>
                <w:noProof/>
                <w:webHidden/>
              </w:rPr>
              <w:fldChar w:fldCharType="begin"/>
            </w:r>
            <w:r w:rsidR="00437F7B">
              <w:rPr>
                <w:noProof/>
                <w:webHidden/>
              </w:rPr>
              <w:instrText xml:space="preserve"> PAGEREF _Toc448695117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4F6961">
          <w:pPr>
            <w:pStyle w:val="Inhopg3"/>
            <w:rPr>
              <w:rFonts w:eastAsiaTheme="minorEastAsia"/>
              <w:noProof/>
              <w:lang w:eastAsia="nl-BE"/>
            </w:rPr>
          </w:pPr>
          <w:hyperlink w:anchor="_Toc448695118" w:history="1">
            <w:r w:rsidR="00437F7B" w:rsidRPr="00AE07A2">
              <w:rPr>
                <w:rStyle w:val="Hyperlink"/>
                <w:noProof/>
              </w:rPr>
              <w:t>7.1</w:t>
            </w:r>
            <w:r w:rsidR="00437F7B">
              <w:rPr>
                <w:rFonts w:eastAsiaTheme="minorEastAsia"/>
                <w:noProof/>
                <w:lang w:eastAsia="nl-BE"/>
              </w:rPr>
              <w:tab/>
            </w:r>
            <w:r w:rsidR="00437F7B" w:rsidRPr="00AE07A2">
              <w:rPr>
                <w:rStyle w:val="Hyperlink"/>
                <w:noProof/>
              </w:rPr>
              <w:t>Entity-relationship diagram (ERD)</w:t>
            </w:r>
            <w:r w:rsidR="00437F7B">
              <w:rPr>
                <w:noProof/>
                <w:webHidden/>
              </w:rPr>
              <w:tab/>
            </w:r>
            <w:r w:rsidR="00437F7B">
              <w:rPr>
                <w:noProof/>
                <w:webHidden/>
              </w:rPr>
              <w:fldChar w:fldCharType="begin"/>
            </w:r>
            <w:r w:rsidR="00437F7B">
              <w:rPr>
                <w:noProof/>
                <w:webHidden/>
              </w:rPr>
              <w:instrText xml:space="preserve"> PAGEREF _Toc448695118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4F6961">
          <w:pPr>
            <w:pStyle w:val="Inhopg1"/>
            <w:tabs>
              <w:tab w:val="right" w:leader="dot" w:pos="9062"/>
            </w:tabs>
            <w:rPr>
              <w:rFonts w:eastAsiaTheme="minorEastAsia"/>
              <w:noProof/>
              <w:lang w:eastAsia="nl-BE"/>
            </w:rPr>
          </w:pPr>
          <w:hyperlink w:anchor="_Toc448695119" w:history="1">
            <w:r w:rsidR="00437F7B" w:rsidRPr="00AE07A2">
              <w:rPr>
                <w:rStyle w:val="Hyperlink"/>
                <w:noProof/>
              </w:rPr>
              <w:t>Testen</w:t>
            </w:r>
            <w:r w:rsidR="00437F7B">
              <w:rPr>
                <w:noProof/>
                <w:webHidden/>
              </w:rPr>
              <w:tab/>
            </w:r>
            <w:r w:rsidR="00437F7B">
              <w:rPr>
                <w:noProof/>
                <w:webHidden/>
              </w:rPr>
              <w:fldChar w:fldCharType="begin"/>
            </w:r>
            <w:r w:rsidR="00437F7B">
              <w:rPr>
                <w:noProof/>
                <w:webHidden/>
              </w:rPr>
              <w:instrText xml:space="preserve"> PAGEREF _Toc448695119 \h </w:instrText>
            </w:r>
            <w:r w:rsidR="00437F7B">
              <w:rPr>
                <w:noProof/>
                <w:webHidden/>
              </w:rPr>
            </w:r>
            <w:r w:rsidR="00437F7B">
              <w:rPr>
                <w:noProof/>
                <w:webHidden/>
              </w:rPr>
              <w:fldChar w:fldCharType="separate"/>
            </w:r>
            <w:r w:rsidR="00437F7B">
              <w:rPr>
                <w:noProof/>
                <w:webHidden/>
              </w:rPr>
              <w:t>21</w:t>
            </w:r>
            <w:r w:rsidR="00437F7B">
              <w:rPr>
                <w:noProof/>
                <w:webHidden/>
              </w:rPr>
              <w:fldChar w:fldCharType="end"/>
            </w:r>
          </w:hyperlink>
        </w:p>
        <w:p w:rsidR="00437F7B" w:rsidRDefault="004F6961">
          <w:pPr>
            <w:pStyle w:val="Inhopg2"/>
            <w:rPr>
              <w:rFonts w:eastAsiaTheme="minorEastAsia"/>
              <w:noProof/>
              <w:lang w:eastAsia="nl-BE"/>
            </w:rPr>
          </w:pPr>
          <w:hyperlink w:anchor="_Toc448695120" w:history="1">
            <w:r w:rsidR="00437F7B" w:rsidRPr="00AE07A2">
              <w:rPr>
                <w:rStyle w:val="Hyperlink"/>
                <w:noProof/>
              </w:rPr>
              <w:t>8</w:t>
            </w:r>
            <w:r w:rsidR="00437F7B">
              <w:rPr>
                <w:rFonts w:eastAsiaTheme="minorEastAsia"/>
                <w:noProof/>
                <w:lang w:eastAsia="nl-BE"/>
              </w:rPr>
              <w:tab/>
            </w:r>
            <w:r w:rsidR="00437F7B" w:rsidRPr="00AE07A2">
              <w:rPr>
                <w:rStyle w:val="Hyperlink"/>
                <w:noProof/>
              </w:rPr>
              <w:t>Testplan</w:t>
            </w:r>
            <w:r w:rsidR="00437F7B">
              <w:rPr>
                <w:noProof/>
                <w:webHidden/>
              </w:rPr>
              <w:tab/>
            </w:r>
            <w:r w:rsidR="00437F7B">
              <w:rPr>
                <w:noProof/>
                <w:webHidden/>
              </w:rPr>
              <w:fldChar w:fldCharType="begin"/>
            </w:r>
            <w:r w:rsidR="00437F7B">
              <w:rPr>
                <w:noProof/>
                <w:webHidden/>
              </w:rPr>
              <w:instrText xml:space="preserve"> PAGEREF _Toc448695120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4F6961">
          <w:pPr>
            <w:pStyle w:val="Inhopg3"/>
            <w:rPr>
              <w:rFonts w:eastAsiaTheme="minorEastAsia"/>
              <w:noProof/>
              <w:lang w:eastAsia="nl-BE"/>
            </w:rPr>
          </w:pPr>
          <w:hyperlink w:anchor="_Toc448695121" w:history="1">
            <w:r w:rsidR="00437F7B" w:rsidRPr="00AE07A2">
              <w:rPr>
                <w:rStyle w:val="Hyperlink"/>
                <w:noProof/>
              </w:rPr>
              <w:t>8.1</w:t>
            </w:r>
            <w:r w:rsidR="00437F7B">
              <w:rPr>
                <w:rFonts w:eastAsiaTheme="minorEastAsia"/>
                <w:noProof/>
                <w:lang w:eastAsia="nl-BE"/>
              </w:rPr>
              <w:tab/>
            </w:r>
            <w:r w:rsidR="00437F7B" w:rsidRPr="00AE07A2">
              <w:rPr>
                <w:rStyle w:val="Hyperlink"/>
                <w:noProof/>
              </w:rPr>
              <w:t>Scope definitie</w:t>
            </w:r>
            <w:r w:rsidR="00437F7B">
              <w:rPr>
                <w:noProof/>
                <w:webHidden/>
              </w:rPr>
              <w:tab/>
            </w:r>
            <w:r w:rsidR="00437F7B">
              <w:rPr>
                <w:noProof/>
                <w:webHidden/>
              </w:rPr>
              <w:fldChar w:fldCharType="begin"/>
            </w:r>
            <w:r w:rsidR="00437F7B">
              <w:rPr>
                <w:noProof/>
                <w:webHidden/>
              </w:rPr>
              <w:instrText xml:space="preserve"> PAGEREF _Toc448695121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4F6961">
          <w:pPr>
            <w:pStyle w:val="Inhopg3"/>
            <w:rPr>
              <w:rFonts w:eastAsiaTheme="minorEastAsia"/>
              <w:noProof/>
              <w:lang w:eastAsia="nl-BE"/>
            </w:rPr>
          </w:pPr>
          <w:hyperlink w:anchor="_Toc448695122" w:history="1">
            <w:r w:rsidR="00437F7B" w:rsidRPr="00AE07A2">
              <w:rPr>
                <w:rStyle w:val="Hyperlink"/>
                <w:noProof/>
              </w:rPr>
              <w:t>8.2</w:t>
            </w:r>
            <w:r w:rsidR="00437F7B">
              <w:rPr>
                <w:rFonts w:eastAsiaTheme="minorEastAsia"/>
                <w:noProof/>
                <w:lang w:eastAsia="nl-BE"/>
              </w:rPr>
              <w:tab/>
            </w:r>
            <w:r w:rsidR="00437F7B" w:rsidRPr="00AE07A2">
              <w:rPr>
                <w:rStyle w:val="Hyperlink"/>
                <w:noProof/>
              </w:rPr>
              <w:t>Unit testen</w:t>
            </w:r>
            <w:r w:rsidR="00437F7B">
              <w:rPr>
                <w:noProof/>
                <w:webHidden/>
              </w:rPr>
              <w:tab/>
            </w:r>
            <w:r w:rsidR="00437F7B">
              <w:rPr>
                <w:noProof/>
                <w:webHidden/>
              </w:rPr>
              <w:fldChar w:fldCharType="begin"/>
            </w:r>
            <w:r w:rsidR="00437F7B">
              <w:rPr>
                <w:noProof/>
                <w:webHidden/>
              </w:rPr>
              <w:instrText xml:space="preserve"> PAGEREF _Toc448695122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4F6961">
          <w:pPr>
            <w:pStyle w:val="Inhopg3"/>
            <w:rPr>
              <w:rFonts w:eastAsiaTheme="minorEastAsia"/>
              <w:noProof/>
              <w:lang w:eastAsia="nl-BE"/>
            </w:rPr>
          </w:pPr>
          <w:hyperlink w:anchor="_Toc448695123" w:history="1">
            <w:r w:rsidR="00437F7B" w:rsidRPr="00AE07A2">
              <w:rPr>
                <w:rStyle w:val="Hyperlink"/>
                <w:noProof/>
              </w:rPr>
              <w:t>8.3</w:t>
            </w:r>
            <w:r w:rsidR="00437F7B">
              <w:rPr>
                <w:rFonts w:eastAsiaTheme="minorEastAsia"/>
                <w:noProof/>
                <w:lang w:eastAsia="nl-BE"/>
              </w:rPr>
              <w:tab/>
            </w:r>
            <w:r w:rsidR="00437F7B" w:rsidRPr="00AE07A2">
              <w:rPr>
                <w:rStyle w:val="Hyperlink"/>
                <w:noProof/>
              </w:rPr>
              <w:t>Integration testen</w:t>
            </w:r>
            <w:r w:rsidR="00437F7B">
              <w:rPr>
                <w:noProof/>
                <w:webHidden/>
              </w:rPr>
              <w:tab/>
            </w:r>
            <w:r w:rsidR="00437F7B">
              <w:rPr>
                <w:noProof/>
                <w:webHidden/>
              </w:rPr>
              <w:fldChar w:fldCharType="begin"/>
            </w:r>
            <w:r w:rsidR="00437F7B">
              <w:rPr>
                <w:noProof/>
                <w:webHidden/>
              </w:rPr>
              <w:instrText xml:space="preserve"> PAGEREF _Toc448695123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4F6961">
          <w:pPr>
            <w:pStyle w:val="Inhopg3"/>
            <w:rPr>
              <w:rFonts w:eastAsiaTheme="minorEastAsia"/>
              <w:noProof/>
              <w:lang w:eastAsia="nl-BE"/>
            </w:rPr>
          </w:pPr>
          <w:hyperlink w:anchor="_Toc448695124" w:history="1">
            <w:r w:rsidR="00437F7B" w:rsidRPr="00AE07A2">
              <w:rPr>
                <w:rStyle w:val="Hyperlink"/>
                <w:noProof/>
              </w:rPr>
              <w:t>8.4</w:t>
            </w:r>
            <w:r w:rsidR="00437F7B">
              <w:rPr>
                <w:rFonts w:eastAsiaTheme="minorEastAsia"/>
                <w:noProof/>
                <w:lang w:eastAsia="nl-BE"/>
              </w:rPr>
              <w:tab/>
            </w:r>
            <w:r w:rsidR="00437F7B" w:rsidRPr="00AE07A2">
              <w:rPr>
                <w:rStyle w:val="Hyperlink"/>
                <w:noProof/>
              </w:rPr>
              <w:t>Usability testen</w:t>
            </w:r>
            <w:r w:rsidR="00437F7B">
              <w:rPr>
                <w:noProof/>
                <w:webHidden/>
              </w:rPr>
              <w:tab/>
            </w:r>
            <w:r w:rsidR="00437F7B">
              <w:rPr>
                <w:noProof/>
                <w:webHidden/>
              </w:rPr>
              <w:fldChar w:fldCharType="begin"/>
            </w:r>
            <w:r w:rsidR="00437F7B">
              <w:rPr>
                <w:noProof/>
                <w:webHidden/>
              </w:rPr>
              <w:instrText xml:space="preserve"> PAGEREF _Toc448695124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4F6961">
          <w:pPr>
            <w:pStyle w:val="Inhopg3"/>
            <w:rPr>
              <w:rFonts w:eastAsiaTheme="minorEastAsia"/>
              <w:noProof/>
              <w:lang w:eastAsia="nl-BE"/>
            </w:rPr>
          </w:pPr>
          <w:hyperlink w:anchor="_Toc448695125" w:history="1">
            <w:r w:rsidR="00437F7B" w:rsidRPr="00AE07A2">
              <w:rPr>
                <w:rStyle w:val="Hyperlink"/>
                <w:noProof/>
              </w:rPr>
              <w:t>8.5</w:t>
            </w:r>
            <w:r w:rsidR="00437F7B">
              <w:rPr>
                <w:rFonts w:eastAsiaTheme="minorEastAsia"/>
                <w:noProof/>
                <w:lang w:eastAsia="nl-BE"/>
              </w:rPr>
              <w:tab/>
            </w:r>
            <w:r w:rsidR="00437F7B" w:rsidRPr="00AE07A2">
              <w:rPr>
                <w:rStyle w:val="Hyperlink"/>
                <w:noProof/>
              </w:rPr>
              <w:t>Toewijzing testen</w:t>
            </w:r>
            <w:r w:rsidR="00437F7B">
              <w:rPr>
                <w:noProof/>
                <w:webHidden/>
              </w:rPr>
              <w:tab/>
            </w:r>
            <w:r w:rsidR="00437F7B">
              <w:rPr>
                <w:noProof/>
                <w:webHidden/>
              </w:rPr>
              <w:fldChar w:fldCharType="begin"/>
            </w:r>
            <w:r w:rsidR="00437F7B">
              <w:rPr>
                <w:noProof/>
                <w:webHidden/>
              </w:rPr>
              <w:instrText xml:space="preserve"> PAGEREF _Toc448695125 \h </w:instrText>
            </w:r>
            <w:r w:rsidR="00437F7B">
              <w:rPr>
                <w:noProof/>
                <w:webHidden/>
              </w:rPr>
            </w:r>
            <w:r w:rsidR="00437F7B">
              <w:rPr>
                <w:noProof/>
                <w:webHidden/>
              </w:rPr>
              <w:fldChar w:fldCharType="separate"/>
            </w:r>
            <w:r w:rsidR="00437F7B">
              <w:rPr>
                <w:noProof/>
                <w:webHidden/>
              </w:rPr>
              <w:t>23</w:t>
            </w:r>
            <w:r w:rsidR="00437F7B">
              <w:rPr>
                <w:noProof/>
                <w:webHidden/>
              </w:rPr>
              <w:fldChar w:fldCharType="end"/>
            </w:r>
          </w:hyperlink>
        </w:p>
        <w:p w:rsidR="00437F7B" w:rsidRDefault="004F6961">
          <w:pPr>
            <w:pStyle w:val="Inhopg1"/>
            <w:tabs>
              <w:tab w:val="right" w:leader="dot" w:pos="9062"/>
            </w:tabs>
            <w:rPr>
              <w:rFonts w:eastAsiaTheme="minorEastAsia"/>
              <w:noProof/>
              <w:lang w:eastAsia="nl-BE"/>
            </w:rPr>
          </w:pPr>
          <w:hyperlink w:anchor="_Toc448695126" w:history="1">
            <w:r w:rsidR="00437F7B" w:rsidRPr="00AE07A2">
              <w:rPr>
                <w:rStyle w:val="Hyperlink"/>
                <w:noProof/>
              </w:rPr>
              <w:t>Installatie en onderhoud</w:t>
            </w:r>
            <w:r w:rsidR="00437F7B">
              <w:rPr>
                <w:noProof/>
                <w:webHidden/>
              </w:rPr>
              <w:tab/>
            </w:r>
            <w:r w:rsidR="00437F7B">
              <w:rPr>
                <w:noProof/>
                <w:webHidden/>
              </w:rPr>
              <w:fldChar w:fldCharType="begin"/>
            </w:r>
            <w:r w:rsidR="00437F7B">
              <w:rPr>
                <w:noProof/>
                <w:webHidden/>
              </w:rPr>
              <w:instrText xml:space="preserve"> PAGEREF _Toc448695126 \h </w:instrText>
            </w:r>
            <w:r w:rsidR="00437F7B">
              <w:rPr>
                <w:noProof/>
                <w:webHidden/>
              </w:rPr>
            </w:r>
            <w:r w:rsidR="00437F7B">
              <w:rPr>
                <w:noProof/>
                <w:webHidden/>
              </w:rPr>
              <w:fldChar w:fldCharType="separate"/>
            </w:r>
            <w:r w:rsidR="00437F7B">
              <w:rPr>
                <w:noProof/>
                <w:webHidden/>
              </w:rPr>
              <w:t>24</w:t>
            </w:r>
            <w:r w:rsidR="00437F7B">
              <w:rPr>
                <w:noProof/>
                <w:webHidden/>
              </w:rPr>
              <w:fldChar w:fldCharType="end"/>
            </w:r>
          </w:hyperlink>
        </w:p>
        <w:p w:rsidR="00437F7B" w:rsidRDefault="004F6961">
          <w:pPr>
            <w:pStyle w:val="Inhopg3"/>
            <w:rPr>
              <w:rFonts w:eastAsiaTheme="minorEastAsia"/>
              <w:noProof/>
              <w:lang w:eastAsia="nl-BE"/>
            </w:rPr>
          </w:pPr>
          <w:hyperlink w:anchor="_Toc448695127" w:history="1">
            <w:r w:rsidR="00437F7B" w:rsidRPr="00AE07A2">
              <w:rPr>
                <w:rStyle w:val="Hyperlink"/>
                <w:noProof/>
              </w:rPr>
              <w:t>8.6</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_Toc448695127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4F6961">
          <w:pPr>
            <w:pStyle w:val="Inhopg3"/>
            <w:rPr>
              <w:rFonts w:eastAsiaTheme="minorEastAsia"/>
              <w:noProof/>
              <w:lang w:eastAsia="nl-BE"/>
            </w:rPr>
          </w:pPr>
          <w:hyperlink w:anchor="_Toc448695128" w:history="1">
            <w:r w:rsidR="00437F7B" w:rsidRPr="00AE07A2">
              <w:rPr>
                <w:rStyle w:val="Hyperlink"/>
                <w:noProof/>
              </w:rPr>
              <w:t>8.7</w:t>
            </w:r>
            <w:r w:rsidR="00437F7B">
              <w:rPr>
                <w:rFonts w:eastAsiaTheme="minorEastAsia"/>
                <w:noProof/>
                <w:lang w:eastAsia="nl-BE"/>
              </w:rPr>
              <w:tab/>
            </w:r>
            <w:r w:rsidR="00437F7B" w:rsidRPr="00AE07A2">
              <w:rPr>
                <w:rStyle w:val="Hyperlink"/>
                <w:noProof/>
              </w:rPr>
              <w:t>Installatie</w:t>
            </w:r>
            <w:r w:rsidR="00437F7B">
              <w:rPr>
                <w:noProof/>
                <w:webHidden/>
              </w:rPr>
              <w:tab/>
            </w:r>
            <w:r w:rsidR="00437F7B">
              <w:rPr>
                <w:noProof/>
                <w:webHidden/>
              </w:rPr>
              <w:fldChar w:fldCharType="begin"/>
            </w:r>
            <w:r w:rsidR="00437F7B">
              <w:rPr>
                <w:noProof/>
                <w:webHidden/>
              </w:rPr>
              <w:instrText xml:space="preserve"> PAGEREF _Toc448695128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29" w:history="1">
            <w:r w:rsidR="00437F7B" w:rsidRPr="00AE07A2">
              <w:rPr>
                <w:rStyle w:val="Hyperlink"/>
                <w:noProof/>
              </w:rPr>
              <w:t>8.7.1</w:t>
            </w:r>
            <w:r w:rsidR="00437F7B">
              <w:rPr>
                <w:rFonts w:eastAsiaTheme="minorEastAsia"/>
                <w:noProof/>
                <w:lang w:eastAsia="nl-BE"/>
              </w:rPr>
              <w:tab/>
            </w:r>
            <w:r w:rsidR="00437F7B" w:rsidRPr="00AE07A2">
              <w:rPr>
                <w:rStyle w:val="Hyperlink"/>
                <w:noProof/>
              </w:rPr>
              <w:t>Server</w:t>
            </w:r>
            <w:r w:rsidR="00437F7B">
              <w:rPr>
                <w:noProof/>
                <w:webHidden/>
              </w:rPr>
              <w:tab/>
            </w:r>
            <w:r w:rsidR="00437F7B">
              <w:rPr>
                <w:noProof/>
                <w:webHidden/>
              </w:rPr>
              <w:fldChar w:fldCharType="begin"/>
            </w:r>
            <w:r w:rsidR="00437F7B">
              <w:rPr>
                <w:noProof/>
                <w:webHidden/>
              </w:rPr>
              <w:instrText xml:space="preserve"> PAGEREF _Toc448695129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30" w:history="1">
            <w:r w:rsidR="00437F7B" w:rsidRPr="00AE07A2">
              <w:rPr>
                <w:rStyle w:val="Hyperlink"/>
                <w:noProof/>
              </w:rPr>
              <w:t>8.7.2</w:t>
            </w:r>
            <w:r w:rsidR="00437F7B">
              <w:rPr>
                <w:rFonts w:eastAsiaTheme="minorEastAsia"/>
                <w:noProof/>
                <w:lang w:eastAsia="nl-BE"/>
              </w:rPr>
              <w:tab/>
            </w:r>
            <w:r w:rsidR="00437F7B" w:rsidRPr="00AE07A2">
              <w:rPr>
                <w:rStyle w:val="Hyperlink"/>
                <w:noProof/>
              </w:rPr>
              <w:t>Desktop</w:t>
            </w:r>
            <w:r w:rsidR="00437F7B">
              <w:rPr>
                <w:noProof/>
                <w:webHidden/>
              </w:rPr>
              <w:tab/>
            </w:r>
            <w:r w:rsidR="00437F7B">
              <w:rPr>
                <w:noProof/>
                <w:webHidden/>
              </w:rPr>
              <w:fldChar w:fldCharType="begin"/>
            </w:r>
            <w:r w:rsidR="00437F7B">
              <w:rPr>
                <w:noProof/>
                <w:webHidden/>
              </w:rPr>
              <w:instrText xml:space="preserve"> PAGEREF _Toc448695130 \h </w:instrText>
            </w:r>
            <w:r w:rsidR="00437F7B">
              <w:rPr>
                <w:noProof/>
                <w:webHidden/>
              </w:rPr>
            </w:r>
            <w:r w:rsidR="00437F7B">
              <w:rPr>
                <w:noProof/>
                <w:webHidden/>
              </w:rPr>
              <w:fldChar w:fldCharType="separate"/>
            </w:r>
            <w:r w:rsidR="00437F7B">
              <w:rPr>
                <w:noProof/>
                <w:webHidden/>
              </w:rPr>
              <w:t>37</w:t>
            </w:r>
            <w:r w:rsidR="00437F7B">
              <w:rPr>
                <w:noProof/>
                <w:webHidden/>
              </w:rPr>
              <w:fldChar w:fldCharType="end"/>
            </w:r>
          </w:hyperlink>
        </w:p>
        <w:p w:rsidR="00437F7B" w:rsidRDefault="004F6961">
          <w:pPr>
            <w:pStyle w:val="Inhopg4"/>
            <w:tabs>
              <w:tab w:val="left" w:pos="1540"/>
              <w:tab w:val="right" w:leader="dot" w:pos="9062"/>
            </w:tabs>
            <w:rPr>
              <w:rFonts w:eastAsiaTheme="minorEastAsia"/>
              <w:noProof/>
              <w:lang w:eastAsia="nl-BE"/>
            </w:rPr>
          </w:pPr>
          <w:hyperlink w:anchor="_Toc448695131" w:history="1">
            <w:r w:rsidR="00437F7B" w:rsidRPr="00AE07A2">
              <w:rPr>
                <w:rStyle w:val="Hyperlink"/>
                <w:noProof/>
              </w:rPr>
              <w:t>8.7.3</w:t>
            </w:r>
            <w:r w:rsidR="00437F7B">
              <w:rPr>
                <w:rFonts w:eastAsiaTheme="minorEastAsia"/>
                <w:noProof/>
                <w:lang w:eastAsia="nl-BE"/>
              </w:rPr>
              <w:tab/>
            </w:r>
            <w:r w:rsidR="00437F7B" w:rsidRPr="00AE07A2">
              <w:rPr>
                <w:rStyle w:val="Hyperlink"/>
                <w:noProof/>
              </w:rPr>
              <w:t>Deployment</w:t>
            </w:r>
            <w:r w:rsidR="00437F7B">
              <w:rPr>
                <w:noProof/>
                <w:webHidden/>
              </w:rPr>
              <w:tab/>
            </w:r>
            <w:r w:rsidR="00437F7B">
              <w:rPr>
                <w:noProof/>
                <w:webHidden/>
              </w:rPr>
              <w:fldChar w:fldCharType="begin"/>
            </w:r>
            <w:r w:rsidR="00437F7B">
              <w:rPr>
                <w:noProof/>
                <w:webHidden/>
              </w:rPr>
              <w:instrText xml:space="preserve"> PAGEREF _Toc448695131 \h </w:instrText>
            </w:r>
            <w:r w:rsidR="00437F7B">
              <w:rPr>
                <w:noProof/>
                <w:webHidden/>
              </w:rPr>
            </w:r>
            <w:r w:rsidR="00437F7B">
              <w:rPr>
                <w:noProof/>
                <w:webHidden/>
              </w:rPr>
              <w:fldChar w:fldCharType="separate"/>
            </w:r>
            <w:r w:rsidR="00437F7B">
              <w:rPr>
                <w:noProof/>
                <w:webHidden/>
              </w:rPr>
              <w:t>38</w:t>
            </w:r>
            <w:r w:rsidR="00437F7B">
              <w:rPr>
                <w:noProof/>
                <w:webHidden/>
              </w:rPr>
              <w:fldChar w:fldCharType="end"/>
            </w:r>
          </w:hyperlink>
        </w:p>
        <w:p w:rsidR="00437F7B" w:rsidRDefault="004F6961">
          <w:pPr>
            <w:pStyle w:val="Inhopg1"/>
            <w:tabs>
              <w:tab w:val="right" w:leader="dot" w:pos="9062"/>
            </w:tabs>
            <w:rPr>
              <w:rFonts w:eastAsiaTheme="minorEastAsia"/>
              <w:noProof/>
              <w:lang w:eastAsia="nl-BE"/>
            </w:rPr>
          </w:pPr>
          <w:hyperlink w:anchor="_Toc448695132" w:history="1">
            <w:r w:rsidR="00437F7B" w:rsidRPr="00AE07A2">
              <w:rPr>
                <w:rStyle w:val="Hyperlink"/>
                <w:noProof/>
              </w:rPr>
              <w:t>Retrospective</w:t>
            </w:r>
            <w:r w:rsidR="00437F7B">
              <w:rPr>
                <w:noProof/>
                <w:webHidden/>
              </w:rPr>
              <w:tab/>
            </w:r>
            <w:r w:rsidR="00437F7B">
              <w:rPr>
                <w:noProof/>
                <w:webHidden/>
              </w:rPr>
              <w:fldChar w:fldCharType="begin"/>
            </w:r>
            <w:r w:rsidR="00437F7B">
              <w:rPr>
                <w:noProof/>
                <w:webHidden/>
              </w:rPr>
              <w:instrText xml:space="preserve"> PAGEREF _Toc448695132 \h </w:instrText>
            </w:r>
            <w:r w:rsidR="00437F7B">
              <w:rPr>
                <w:noProof/>
                <w:webHidden/>
              </w:rPr>
            </w:r>
            <w:r w:rsidR="00437F7B">
              <w:rPr>
                <w:noProof/>
                <w:webHidden/>
              </w:rPr>
              <w:fldChar w:fldCharType="separate"/>
            </w:r>
            <w:r w:rsidR="00437F7B">
              <w:rPr>
                <w:noProof/>
                <w:webHidden/>
              </w:rPr>
              <w:t>39</w:t>
            </w:r>
            <w:r w:rsidR="00437F7B">
              <w:rPr>
                <w:noProof/>
                <w:webHidden/>
              </w:rPr>
              <w:fldChar w:fldCharType="end"/>
            </w:r>
          </w:hyperlink>
        </w:p>
        <w:p w:rsidR="00437F7B" w:rsidRDefault="004F6961">
          <w:pPr>
            <w:pStyle w:val="Inhopg2"/>
            <w:rPr>
              <w:rFonts w:eastAsiaTheme="minorEastAsia"/>
              <w:noProof/>
              <w:lang w:eastAsia="nl-BE"/>
            </w:rPr>
          </w:pPr>
          <w:hyperlink w:anchor="_Toc448695133" w:history="1">
            <w:r w:rsidR="00437F7B" w:rsidRPr="00AE07A2">
              <w:rPr>
                <w:rStyle w:val="Hyperlink"/>
                <w:noProof/>
              </w:rPr>
              <w:t>9</w:t>
            </w:r>
            <w:r w:rsidR="00437F7B">
              <w:rPr>
                <w:rFonts w:eastAsiaTheme="minorEastAsia"/>
                <w:noProof/>
                <w:lang w:eastAsia="nl-BE"/>
              </w:rPr>
              <w:tab/>
            </w:r>
            <w:r w:rsidR="00437F7B" w:rsidRPr="00AE07A2">
              <w:rPr>
                <w:rStyle w:val="Hyperlink"/>
                <w:noProof/>
              </w:rPr>
              <w:t>Aandachtspunten sprints</w:t>
            </w:r>
            <w:r w:rsidR="00437F7B">
              <w:rPr>
                <w:noProof/>
                <w:webHidden/>
              </w:rPr>
              <w:tab/>
            </w:r>
            <w:r w:rsidR="00437F7B">
              <w:rPr>
                <w:noProof/>
                <w:webHidden/>
              </w:rPr>
              <w:fldChar w:fldCharType="begin"/>
            </w:r>
            <w:r w:rsidR="00437F7B">
              <w:rPr>
                <w:noProof/>
                <w:webHidden/>
              </w:rPr>
              <w:instrText xml:space="preserve"> PAGEREF _Toc448695133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437F7B" w:rsidRDefault="004F6961">
          <w:pPr>
            <w:pStyle w:val="Inhopg3"/>
            <w:rPr>
              <w:rFonts w:eastAsiaTheme="minorEastAsia"/>
              <w:noProof/>
              <w:lang w:eastAsia="nl-BE"/>
            </w:rPr>
          </w:pPr>
          <w:hyperlink w:anchor="_Toc448695134" w:history="1">
            <w:r w:rsidR="00437F7B" w:rsidRPr="00AE07A2">
              <w:rPr>
                <w:rStyle w:val="Hyperlink"/>
                <w:noProof/>
              </w:rPr>
              <w:t>9.1</w:t>
            </w:r>
            <w:r w:rsidR="00437F7B">
              <w:rPr>
                <w:rFonts w:eastAsiaTheme="minorEastAsia"/>
                <w:noProof/>
                <w:lang w:eastAsia="nl-BE"/>
              </w:rPr>
              <w:tab/>
            </w:r>
            <w:r w:rsidR="00437F7B" w:rsidRPr="00AE07A2">
              <w:rPr>
                <w:rStyle w:val="Hyperlink"/>
                <w:noProof/>
              </w:rPr>
              <w:t>Sprint 2</w:t>
            </w:r>
            <w:r w:rsidR="00437F7B">
              <w:rPr>
                <w:noProof/>
                <w:webHidden/>
              </w:rPr>
              <w:tab/>
            </w:r>
            <w:r w:rsidR="00437F7B">
              <w:rPr>
                <w:noProof/>
                <w:webHidden/>
              </w:rPr>
              <w:fldChar w:fldCharType="begin"/>
            </w:r>
            <w:r w:rsidR="00437F7B">
              <w:rPr>
                <w:noProof/>
                <w:webHidden/>
              </w:rPr>
              <w:instrText xml:space="preserve"> PAGEREF _Toc448695134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2" w:name="_Toc447719659"/>
      <w:bookmarkStart w:id="3" w:name="_Toc448695092"/>
      <w:r w:rsidRPr="002143B4">
        <w:lastRenderedPageBreak/>
        <w:t>Inleiding</w:t>
      </w:r>
      <w:bookmarkEnd w:id="2"/>
      <w:bookmarkEnd w:id="3"/>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del w:id="4" w:author="Simon Vandemoortele" w:date="2016-04-18T22:38:00Z">
        <w:r>
          <w:delText>stories</w:delText>
        </w:r>
      </w:del>
      <w:ins w:id="5" w:author="Simon Vandemoortele" w:date="2016-04-18T22:38:00Z">
        <w:r w:rsidR="00F168D8">
          <w:t>story’s</w:t>
        </w:r>
      </w:ins>
      <w:r>
        <w:t>.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5"/>
          <w:headerReference w:type="first" r:id="rId16"/>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6" w:name="_Toc447719660"/>
      <w:bookmarkStart w:id="7" w:name="_Toc448695093"/>
      <w:r>
        <w:lastRenderedPageBreak/>
        <w:t>Analyse</w:t>
      </w:r>
      <w:bookmarkEnd w:id="6"/>
      <w:bookmarkEnd w:id="7"/>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8" w:name="_Toc447719661"/>
      <w:bookmarkStart w:id="9" w:name="_Toc448695094"/>
      <w:r>
        <w:lastRenderedPageBreak/>
        <w:t>User Stories</w:t>
      </w:r>
      <w:bookmarkEnd w:id="8"/>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Change w:id="10" w:author="brent floré" w:date="2016-04-18T22:38:00Z">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PrChange>
      </w:tblPr>
      <w:tblGrid>
        <w:gridCol w:w="1080"/>
        <w:gridCol w:w="1022"/>
        <w:gridCol w:w="1424"/>
        <w:gridCol w:w="2781"/>
        <w:gridCol w:w="2193"/>
        <w:tblGridChange w:id="11">
          <w:tblGrid>
            <w:gridCol w:w="1080"/>
            <w:gridCol w:w="1022"/>
            <w:gridCol w:w="1424"/>
            <w:gridCol w:w="1515"/>
            <w:gridCol w:w="1266"/>
            <w:gridCol w:w="2193"/>
          </w:tblGrid>
        </w:tblGridChange>
      </w:tblGrid>
      <w:tr w:rsidR="00284869" w:rsidTr="00284869">
        <w:tc>
          <w:tcPr>
            <w:tcW w:w="0" w:type="auto"/>
            <w:tcBorders>
              <w:bottom w:val="single" w:sz="12" w:space="0" w:color="auto"/>
            </w:tcBorders>
            <w:vAlign w:val="bottom"/>
            <w:tcPrChange w:id="12" w:author="brent floré" w:date="2016-04-18T22:38:00Z">
              <w:tcPr>
                <w:tcW w:w="0" w:type="auto"/>
                <w:tcBorders>
                  <w:bottom w:val="single" w:sz="12" w:space="0" w:color="auto"/>
                </w:tcBorders>
                <w:vAlign w:val="bottom"/>
              </w:tcPr>
            </w:tcPrChange>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Change w:id="13" w:author="brent floré" w:date="2016-04-18T22:38:00Z">
              <w:tcPr>
                <w:tcW w:w="0" w:type="auto"/>
                <w:tcBorders>
                  <w:bottom w:val="single" w:sz="12" w:space="0" w:color="auto"/>
                </w:tcBorders>
                <w:vAlign w:val="bottom"/>
              </w:tcPr>
            </w:tcPrChange>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Change w:id="14" w:author="brent floré" w:date="2016-04-18T22:38:00Z">
              <w:tcPr>
                <w:tcW w:w="0" w:type="auto"/>
                <w:tcBorders>
                  <w:bottom w:val="single" w:sz="12" w:space="0" w:color="auto"/>
                </w:tcBorders>
                <w:vAlign w:val="bottom"/>
              </w:tcPr>
            </w:tcPrChange>
          </w:tcPr>
          <w:p w:rsidR="00284869" w:rsidRDefault="00284869" w:rsidP="003B1A69">
            <w:pPr>
              <w:pStyle w:val="Compact"/>
            </w:pPr>
            <w:r>
              <w:t>Opgenomen als issue</w:t>
            </w:r>
          </w:p>
        </w:tc>
        <w:tc>
          <w:tcPr>
            <w:tcW w:w="0" w:type="auto"/>
            <w:tcBorders>
              <w:bottom w:val="single" w:sz="12" w:space="0" w:color="auto"/>
            </w:tcBorders>
            <w:vAlign w:val="bottom"/>
            <w:tcPrChange w:id="15" w:author="brent floré" w:date="2016-04-18T22:38:00Z">
              <w:tcPr>
                <w:tcW w:w="0" w:type="auto"/>
                <w:tcBorders>
                  <w:bottom w:val="single" w:sz="12" w:space="0" w:color="auto"/>
                </w:tcBorders>
                <w:vAlign w:val="bottom"/>
              </w:tcPr>
            </w:tcPrChange>
          </w:tcPr>
          <w:p w:rsidR="00284869" w:rsidRDefault="00284869" w:rsidP="003B1A69">
            <w:pPr>
              <w:pStyle w:val="Compact"/>
            </w:pPr>
            <w:r>
              <w:t>User</w:t>
            </w:r>
          </w:p>
        </w:tc>
        <w:tc>
          <w:tcPr>
            <w:tcW w:w="2047" w:type="pct"/>
            <w:tcBorders>
              <w:bottom w:val="single" w:sz="12" w:space="0" w:color="auto"/>
            </w:tcBorders>
            <w:vAlign w:val="bottom"/>
            <w:tcPrChange w:id="16" w:author="brent floré" w:date="2016-04-18T22:38:00Z">
              <w:tcPr>
                <w:tcW w:w="2047" w:type="pct"/>
                <w:gridSpan w:val="2"/>
                <w:tcBorders>
                  <w:bottom w:val="single" w:sz="12" w:space="0" w:color="auto"/>
                </w:tcBorders>
                <w:vAlign w:val="bottom"/>
              </w:tcPr>
            </w:tcPrChange>
          </w:tcPr>
          <w:p w:rsidR="00284869" w:rsidRDefault="00284869" w:rsidP="003B1A69">
            <w:pPr>
              <w:pStyle w:val="Compact"/>
            </w:pPr>
            <w:r>
              <w:t>Story</w:t>
            </w:r>
          </w:p>
        </w:tc>
      </w:tr>
      <w:tr w:rsidR="00284869" w:rsidTr="00284869">
        <w:tc>
          <w:tcPr>
            <w:tcW w:w="0" w:type="auto"/>
            <w:tcBorders>
              <w:top w:val="single" w:sz="12" w:space="0" w:color="auto"/>
            </w:tcBorders>
            <w:tcPrChange w:id="17" w:author="brent floré" w:date="2016-04-18T22:38:00Z">
              <w:tcPr>
                <w:tcW w:w="0" w:type="auto"/>
                <w:tcBorders>
                  <w:top w:val="single" w:sz="12" w:space="0" w:color="auto"/>
                </w:tcBorders>
              </w:tcPr>
            </w:tcPrChange>
          </w:tcPr>
          <w:p w:rsidR="00284869" w:rsidRDefault="00284869" w:rsidP="003B1A69">
            <w:pPr>
              <w:pStyle w:val="Compact"/>
            </w:pPr>
            <w:r>
              <w:t>1</w:t>
            </w:r>
          </w:p>
        </w:tc>
        <w:tc>
          <w:tcPr>
            <w:tcW w:w="0" w:type="auto"/>
            <w:tcBorders>
              <w:top w:val="single" w:sz="12" w:space="0" w:color="auto"/>
            </w:tcBorders>
            <w:tcPrChange w:id="18" w:author="brent floré" w:date="2016-04-18T22:38:00Z">
              <w:tcPr>
                <w:tcW w:w="0" w:type="auto"/>
                <w:tcBorders>
                  <w:top w:val="single" w:sz="12" w:space="0" w:color="auto"/>
                </w:tcBorders>
              </w:tcPr>
            </w:tcPrChange>
          </w:tcPr>
          <w:p w:rsidR="00284869" w:rsidRDefault="00284869" w:rsidP="003B1A69">
            <w:pPr>
              <w:pStyle w:val="Compact"/>
            </w:pPr>
            <w:r>
              <w:t>10</w:t>
            </w:r>
          </w:p>
        </w:tc>
        <w:tc>
          <w:tcPr>
            <w:tcW w:w="0" w:type="auto"/>
            <w:tcBorders>
              <w:top w:val="single" w:sz="12" w:space="0" w:color="auto"/>
            </w:tcBorders>
            <w:tcPrChange w:id="19" w:author="brent floré" w:date="2016-04-18T22:38:00Z">
              <w:tcPr>
                <w:tcW w:w="0" w:type="auto"/>
                <w:tcBorders>
                  <w:top w:val="single" w:sz="12" w:space="0" w:color="auto"/>
                </w:tcBorders>
              </w:tcPr>
            </w:tcPrChange>
          </w:tcPr>
          <w:p w:rsidR="00284869" w:rsidRDefault="00284869" w:rsidP="003B1A69">
            <w:pPr>
              <w:pStyle w:val="Compact"/>
            </w:pPr>
            <w:r>
              <w:t>x</w:t>
            </w:r>
          </w:p>
        </w:tc>
        <w:tc>
          <w:tcPr>
            <w:tcW w:w="0" w:type="auto"/>
            <w:tcBorders>
              <w:top w:val="single" w:sz="12" w:space="0" w:color="auto"/>
            </w:tcBorders>
            <w:tcPrChange w:id="20" w:author="brent floré" w:date="2016-04-18T22:38:00Z">
              <w:tcPr>
                <w:tcW w:w="0" w:type="auto"/>
                <w:tcBorders>
                  <w:top w:val="single" w:sz="12" w:space="0" w:color="auto"/>
                </w:tcBorders>
              </w:tcPr>
            </w:tcPrChange>
          </w:tcPr>
          <w:p w:rsidR="00284869" w:rsidRDefault="00284869" w:rsidP="003B1A69">
            <w:pPr>
              <w:pStyle w:val="Compact"/>
            </w:pPr>
            <w:r>
              <w:t>Gebruiker</w:t>
            </w:r>
          </w:p>
        </w:tc>
        <w:tc>
          <w:tcPr>
            <w:tcW w:w="2047" w:type="pct"/>
            <w:tcBorders>
              <w:top w:val="single" w:sz="12" w:space="0" w:color="auto"/>
            </w:tcBorders>
            <w:tcPrChange w:id="21" w:author="brent floré" w:date="2016-04-18T22:38:00Z">
              <w:tcPr>
                <w:tcW w:w="2047" w:type="pct"/>
                <w:gridSpan w:val="2"/>
                <w:tcBorders>
                  <w:top w:val="single" w:sz="12" w:space="0" w:color="auto"/>
                </w:tcBorders>
              </w:tcPr>
            </w:tcPrChange>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Change w:id="22" w:author="brent floré" w:date="2016-04-18T22:38:00Z">
              <w:tcPr>
                <w:tcW w:w="0" w:type="auto"/>
              </w:tcPr>
            </w:tcPrChange>
          </w:tcPr>
          <w:p w:rsidR="00284869" w:rsidRDefault="00284869" w:rsidP="003B1A69">
            <w:pPr>
              <w:pStyle w:val="Compact"/>
            </w:pPr>
            <w:r>
              <w:t>2</w:t>
            </w:r>
          </w:p>
        </w:tc>
        <w:tc>
          <w:tcPr>
            <w:tcW w:w="0" w:type="auto"/>
            <w:tcPrChange w:id="23" w:author="brent floré" w:date="2016-04-18T22:38:00Z">
              <w:tcPr>
                <w:tcW w:w="0" w:type="auto"/>
              </w:tcPr>
            </w:tcPrChange>
          </w:tcPr>
          <w:p w:rsidR="00284869" w:rsidRDefault="00284869" w:rsidP="003B1A69">
            <w:pPr>
              <w:pStyle w:val="Compact"/>
            </w:pPr>
            <w:r>
              <w:t>3</w:t>
            </w:r>
          </w:p>
        </w:tc>
        <w:tc>
          <w:tcPr>
            <w:tcW w:w="0" w:type="auto"/>
            <w:tcPrChange w:id="24" w:author="brent floré" w:date="2016-04-18T22:38:00Z">
              <w:tcPr>
                <w:tcW w:w="0" w:type="auto"/>
              </w:tcPr>
            </w:tcPrChange>
          </w:tcPr>
          <w:p w:rsidR="00284869" w:rsidRDefault="00284869" w:rsidP="003B1A69">
            <w:pPr>
              <w:pStyle w:val="Compact"/>
            </w:pPr>
            <w:r>
              <w:t>x</w:t>
            </w:r>
          </w:p>
        </w:tc>
        <w:tc>
          <w:tcPr>
            <w:tcW w:w="0" w:type="auto"/>
            <w:tcPrChange w:id="25" w:author="brent floré" w:date="2016-04-18T22:38:00Z">
              <w:tcPr>
                <w:tcW w:w="0" w:type="auto"/>
              </w:tcPr>
            </w:tcPrChange>
          </w:tcPr>
          <w:p w:rsidR="00284869" w:rsidRDefault="00284869" w:rsidP="003B1A69">
            <w:pPr>
              <w:pStyle w:val="Compact"/>
            </w:pPr>
            <w:r>
              <w:t>Gebruiker</w:t>
            </w:r>
          </w:p>
        </w:tc>
        <w:tc>
          <w:tcPr>
            <w:tcW w:w="2047" w:type="pct"/>
            <w:tcPrChange w:id="26"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Change w:id="27" w:author="brent floré" w:date="2016-04-18T22:38:00Z">
              <w:tcPr>
                <w:tcW w:w="0" w:type="auto"/>
              </w:tcPr>
            </w:tcPrChange>
          </w:tcPr>
          <w:p w:rsidR="00284869" w:rsidRDefault="00284869" w:rsidP="003B1A69">
            <w:pPr>
              <w:pStyle w:val="Compact"/>
            </w:pPr>
            <w:r>
              <w:t>3</w:t>
            </w:r>
          </w:p>
        </w:tc>
        <w:tc>
          <w:tcPr>
            <w:tcW w:w="0" w:type="auto"/>
            <w:tcPrChange w:id="28" w:author="brent floré" w:date="2016-04-18T22:38:00Z">
              <w:tcPr>
                <w:tcW w:w="0" w:type="auto"/>
              </w:tcPr>
            </w:tcPrChange>
          </w:tcPr>
          <w:p w:rsidR="00284869" w:rsidRDefault="00284869" w:rsidP="003B1A69">
            <w:pPr>
              <w:pStyle w:val="Compact"/>
            </w:pPr>
            <w:r>
              <w:t>4</w:t>
            </w:r>
          </w:p>
        </w:tc>
        <w:tc>
          <w:tcPr>
            <w:tcW w:w="0" w:type="auto"/>
            <w:tcPrChange w:id="29" w:author="brent floré" w:date="2016-04-18T22:38:00Z">
              <w:tcPr>
                <w:tcW w:w="0" w:type="auto"/>
              </w:tcPr>
            </w:tcPrChange>
          </w:tcPr>
          <w:p w:rsidR="00284869" w:rsidRDefault="005933A3" w:rsidP="003B1A69">
            <w:r>
              <w:t>x</w:t>
            </w:r>
          </w:p>
        </w:tc>
        <w:tc>
          <w:tcPr>
            <w:tcW w:w="0" w:type="auto"/>
            <w:tcPrChange w:id="30" w:author="brent floré" w:date="2016-04-18T22:38:00Z">
              <w:tcPr>
                <w:tcW w:w="0" w:type="auto"/>
              </w:tcPr>
            </w:tcPrChange>
          </w:tcPr>
          <w:p w:rsidR="00284869" w:rsidRDefault="00284869" w:rsidP="003B1A69">
            <w:pPr>
              <w:pStyle w:val="Compact"/>
            </w:pPr>
            <w:r>
              <w:t>Operator</w:t>
            </w:r>
          </w:p>
        </w:tc>
        <w:tc>
          <w:tcPr>
            <w:tcW w:w="2047" w:type="pct"/>
            <w:tcPrChange w:id="31"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Change w:id="32" w:author="brent floré" w:date="2016-04-18T22:38:00Z">
              <w:tcPr>
                <w:tcW w:w="0" w:type="auto"/>
              </w:tcPr>
            </w:tcPrChange>
          </w:tcPr>
          <w:p w:rsidR="00284869" w:rsidRDefault="00284869" w:rsidP="003B1A69">
            <w:pPr>
              <w:pStyle w:val="Compact"/>
            </w:pPr>
            <w:r>
              <w:t>4</w:t>
            </w:r>
          </w:p>
        </w:tc>
        <w:tc>
          <w:tcPr>
            <w:tcW w:w="0" w:type="auto"/>
            <w:tcPrChange w:id="33" w:author="brent floré" w:date="2016-04-18T22:38:00Z">
              <w:tcPr>
                <w:tcW w:w="0" w:type="auto"/>
              </w:tcPr>
            </w:tcPrChange>
          </w:tcPr>
          <w:p w:rsidR="00284869" w:rsidRDefault="00284869" w:rsidP="003B1A69">
            <w:pPr>
              <w:pStyle w:val="Compact"/>
            </w:pPr>
            <w:r>
              <w:t>4</w:t>
            </w:r>
          </w:p>
        </w:tc>
        <w:tc>
          <w:tcPr>
            <w:tcW w:w="0" w:type="auto"/>
            <w:tcPrChange w:id="34" w:author="brent floré" w:date="2016-04-18T22:38:00Z">
              <w:tcPr>
                <w:tcW w:w="0" w:type="auto"/>
              </w:tcPr>
            </w:tcPrChange>
          </w:tcPr>
          <w:p w:rsidR="00284869" w:rsidRDefault="005933A3" w:rsidP="003B1A69">
            <w:r>
              <w:t>x</w:t>
            </w:r>
          </w:p>
        </w:tc>
        <w:tc>
          <w:tcPr>
            <w:tcW w:w="0" w:type="auto"/>
            <w:tcPrChange w:id="35" w:author="brent floré" w:date="2016-04-18T22:38:00Z">
              <w:tcPr>
                <w:tcW w:w="0" w:type="auto"/>
              </w:tcPr>
            </w:tcPrChange>
          </w:tcPr>
          <w:p w:rsidR="00284869" w:rsidRDefault="00284869" w:rsidP="003B1A69">
            <w:pPr>
              <w:pStyle w:val="Compact"/>
            </w:pPr>
            <w:r>
              <w:t>Operator</w:t>
            </w:r>
          </w:p>
        </w:tc>
        <w:tc>
          <w:tcPr>
            <w:tcW w:w="2047" w:type="pct"/>
            <w:tcPrChange w:id="36"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del w:id="37" w:author="Simon Vandemoortele" w:date="2016-04-18T22:38:00Z">
              <w:r>
                <w:delText>ontwikkelaar</w:delText>
              </w:r>
            </w:del>
            <w:ins w:id="38" w:author="Simon Vandemoortele" w:date="2016-04-18T22:38:00Z">
              <w:r w:rsidR="00F168D8">
                <w:t>O</w:t>
              </w:r>
              <w:r>
                <w:t>ntwikkelaar</w:t>
              </w:r>
            </w:ins>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Change w:id="39" w:author="brent floré" w:date="2016-04-18T22:38:00Z">
              <w:tcPr>
                <w:tcW w:w="0" w:type="auto"/>
              </w:tcPr>
            </w:tcPrChange>
          </w:tcPr>
          <w:p w:rsidR="00284869" w:rsidRDefault="00284869" w:rsidP="003B1A69">
            <w:pPr>
              <w:pStyle w:val="Compact"/>
            </w:pPr>
            <w:r>
              <w:t>6.1</w:t>
            </w:r>
          </w:p>
        </w:tc>
        <w:tc>
          <w:tcPr>
            <w:tcW w:w="0" w:type="auto"/>
            <w:tcPrChange w:id="40" w:author="brent floré" w:date="2016-04-18T22:38:00Z">
              <w:tcPr>
                <w:tcW w:w="0" w:type="auto"/>
              </w:tcPr>
            </w:tcPrChange>
          </w:tcPr>
          <w:p w:rsidR="00284869" w:rsidRDefault="005933A3" w:rsidP="003B1A69">
            <w:r>
              <w:t>6</w:t>
            </w:r>
          </w:p>
        </w:tc>
        <w:tc>
          <w:tcPr>
            <w:tcW w:w="0" w:type="auto"/>
            <w:tcPrChange w:id="41" w:author="brent floré" w:date="2016-04-18T22:38:00Z">
              <w:tcPr>
                <w:tcW w:w="0" w:type="auto"/>
              </w:tcPr>
            </w:tcPrChange>
          </w:tcPr>
          <w:p w:rsidR="00284869" w:rsidRDefault="00284869" w:rsidP="003B1A69"/>
        </w:tc>
        <w:tc>
          <w:tcPr>
            <w:tcW w:w="0" w:type="auto"/>
            <w:tcPrChange w:id="42" w:author="brent floré" w:date="2016-04-18T22:38:00Z">
              <w:tcPr>
                <w:tcW w:w="0" w:type="auto"/>
              </w:tcPr>
            </w:tcPrChange>
          </w:tcPr>
          <w:p w:rsidR="00284869" w:rsidRDefault="00284869" w:rsidP="003B1A69">
            <w:pPr>
              <w:pStyle w:val="Compact"/>
            </w:pPr>
            <w:r>
              <w:t>Operator</w:t>
            </w:r>
          </w:p>
        </w:tc>
        <w:tc>
          <w:tcPr>
            <w:tcW w:w="2047" w:type="pct"/>
            <w:tcPrChange w:id="43"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Change w:id="44" w:author="brent floré" w:date="2016-04-18T22:38:00Z">
              <w:tcPr>
                <w:tcW w:w="0" w:type="auto"/>
              </w:tcPr>
            </w:tcPrChange>
          </w:tcPr>
          <w:p w:rsidR="00284869" w:rsidRDefault="00284869" w:rsidP="003B1A69">
            <w:pPr>
              <w:pStyle w:val="Compact"/>
            </w:pPr>
            <w:r>
              <w:t>6.2</w:t>
            </w:r>
          </w:p>
        </w:tc>
        <w:tc>
          <w:tcPr>
            <w:tcW w:w="0" w:type="auto"/>
            <w:tcPrChange w:id="45" w:author="brent floré" w:date="2016-04-18T22:38:00Z">
              <w:tcPr>
                <w:tcW w:w="0" w:type="auto"/>
              </w:tcPr>
            </w:tcPrChange>
          </w:tcPr>
          <w:p w:rsidR="00284869" w:rsidRDefault="005933A3" w:rsidP="003B1A69">
            <w:r>
              <w:t>3</w:t>
            </w:r>
          </w:p>
        </w:tc>
        <w:tc>
          <w:tcPr>
            <w:tcW w:w="0" w:type="auto"/>
            <w:tcPrChange w:id="46" w:author="brent floré" w:date="2016-04-18T22:38:00Z">
              <w:tcPr>
                <w:tcW w:w="0" w:type="auto"/>
              </w:tcPr>
            </w:tcPrChange>
          </w:tcPr>
          <w:p w:rsidR="00284869" w:rsidRDefault="00284869" w:rsidP="003B1A69"/>
        </w:tc>
        <w:tc>
          <w:tcPr>
            <w:tcW w:w="0" w:type="auto"/>
            <w:tcPrChange w:id="47" w:author="brent floré" w:date="2016-04-18T22:38:00Z">
              <w:tcPr>
                <w:tcW w:w="0" w:type="auto"/>
              </w:tcPr>
            </w:tcPrChange>
          </w:tcPr>
          <w:p w:rsidR="00284869" w:rsidRDefault="00284869" w:rsidP="003B1A69">
            <w:pPr>
              <w:pStyle w:val="Compact"/>
            </w:pPr>
            <w:r>
              <w:t>Operator</w:t>
            </w:r>
          </w:p>
        </w:tc>
        <w:tc>
          <w:tcPr>
            <w:tcW w:w="2047" w:type="pct"/>
            <w:tcPrChange w:id="48"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Change w:id="49" w:author="brent floré" w:date="2016-04-18T22:38:00Z">
              <w:tcPr>
                <w:tcW w:w="0" w:type="auto"/>
              </w:tcPr>
            </w:tcPrChange>
          </w:tcPr>
          <w:p w:rsidR="00284869" w:rsidRDefault="00284869" w:rsidP="003B1A69">
            <w:pPr>
              <w:pStyle w:val="Compact"/>
            </w:pPr>
            <w:r>
              <w:t>6.3</w:t>
            </w:r>
          </w:p>
        </w:tc>
        <w:tc>
          <w:tcPr>
            <w:tcW w:w="0" w:type="auto"/>
            <w:tcPrChange w:id="50" w:author="brent floré" w:date="2016-04-18T22:38:00Z">
              <w:tcPr>
                <w:tcW w:w="0" w:type="auto"/>
              </w:tcPr>
            </w:tcPrChange>
          </w:tcPr>
          <w:p w:rsidR="00284869" w:rsidRDefault="005933A3" w:rsidP="003B1A69">
            <w:r>
              <w:t>2</w:t>
            </w:r>
          </w:p>
        </w:tc>
        <w:tc>
          <w:tcPr>
            <w:tcW w:w="0" w:type="auto"/>
            <w:tcPrChange w:id="51" w:author="brent floré" w:date="2016-04-18T22:38:00Z">
              <w:tcPr>
                <w:tcW w:w="0" w:type="auto"/>
              </w:tcPr>
            </w:tcPrChange>
          </w:tcPr>
          <w:p w:rsidR="00284869" w:rsidRDefault="00284869" w:rsidP="003B1A69"/>
        </w:tc>
        <w:tc>
          <w:tcPr>
            <w:tcW w:w="0" w:type="auto"/>
            <w:tcPrChange w:id="52" w:author="brent floré" w:date="2016-04-18T22:38:00Z">
              <w:tcPr>
                <w:tcW w:w="0" w:type="auto"/>
              </w:tcPr>
            </w:tcPrChange>
          </w:tcPr>
          <w:p w:rsidR="00284869" w:rsidRDefault="00284869" w:rsidP="003B1A69">
            <w:pPr>
              <w:pStyle w:val="Compact"/>
            </w:pPr>
            <w:r>
              <w:t>Operator</w:t>
            </w:r>
          </w:p>
        </w:tc>
        <w:tc>
          <w:tcPr>
            <w:tcW w:w="2047" w:type="pct"/>
            <w:tcPrChange w:id="53" w:author="brent floré" w:date="2016-04-18T22:38:00Z">
              <w:tcPr>
                <w:tcW w:w="2047" w:type="pct"/>
                <w:gridSpan w:val="2"/>
              </w:tcPr>
            </w:tcPrChange>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54" w:name="_Toc447719662"/>
      <w:bookmarkStart w:id="55" w:name="_Toc448695095"/>
      <w:r>
        <w:lastRenderedPageBreak/>
        <w:t>Use cases</w:t>
      </w:r>
      <w:r w:rsidR="00D3704E">
        <w:t xml:space="preserve"> diagram</w:t>
      </w:r>
      <w:bookmarkEnd w:id="54"/>
      <w:bookmarkEnd w:id="55"/>
    </w:p>
    <w:p w:rsidR="00D3704E" w:rsidRDefault="00D3704E" w:rsidP="00D3704E">
      <w:r>
        <w:rPr>
          <w:noProof/>
          <w:lang w:eastAsia="nl-BE"/>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7">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56" w:name="_Toc447719663"/>
      <w:bookmarkStart w:id="57" w:name="_Toc448695096"/>
      <w:r>
        <w:lastRenderedPageBreak/>
        <w:t>Use cases</w:t>
      </w:r>
      <w:bookmarkEnd w:id="56"/>
      <w:bookmarkEnd w:id="57"/>
    </w:p>
    <w:p w:rsidR="00764FE0" w:rsidRDefault="00764FE0" w:rsidP="00764FE0">
      <w:pPr>
        <w:pStyle w:val="Kop2"/>
      </w:pPr>
      <w:bookmarkStart w:id="58" w:name="_Toc447719664"/>
      <w:bookmarkStart w:id="59" w:name="_Toc448695097"/>
      <w:r w:rsidRPr="00764FE0">
        <w:t>Use Case 1: Meld abnormaliteiten</w:t>
      </w:r>
      <w:bookmarkEnd w:id="58"/>
      <w:bookmarkEnd w:id="5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60" w:name="_Toc447719665"/>
      <w:bookmarkStart w:id="61" w:name="_Toc448695098"/>
      <w:r w:rsidRPr="00764FE0">
        <w:lastRenderedPageBreak/>
        <w:t>Use Case 2: Bekijk reistijden</w:t>
      </w:r>
      <w:bookmarkEnd w:id="60"/>
      <w:bookmarkEnd w:id="6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62" w:name="_Toc447719666"/>
      <w:bookmarkStart w:id="63" w:name="_Toc448695099"/>
      <w:r w:rsidRPr="00764FE0">
        <w:lastRenderedPageBreak/>
        <w:t>Use Case 3: Controleer data</w:t>
      </w:r>
      <w:bookmarkEnd w:id="62"/>
      <w:bookmarkEnd w:id="6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64" w:name="_Toc447719667"/>
      <w:bookmarkStart w:id="65" w:name="_Toc448695100"/>
      <w:r w:rsidRPr="00764FE0">
        <w:lastRenderedPageBreak/>
        <w:t>Use Case 4: Bekijk actuele verkeerssituatie</w:t>
      </w:r>
      <w:bookmarkEnd w:id="64"/>
      <w:bookmarkEnd w:id="6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66" w:name="_Toc447719668"/>
      <w:bookmarkStart w:id="67" w:name="_Toc448695101"/>
      <w:r w:rsidRPr="00764FE0">
        <w:lastRenderedPageBreak/>
        <w:t>Use Case 5: Vergelijk verkeersinformatie</w:t>
      </w:r>
      <w:bookmarkEnd w:id="66"/>
      <w:bookmarkEnd w:id="6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68" w:name="_Toc447719669"/>
      <w:bookmarkStart w:id="69" w:name="_Toc448695102"/>
      <w:r w:rsidRPr="00764FE0">
        <w:lastRenderedPageBreak/>
        <w:t>Use Case 6: Data ophalen en hergebruiken</w:t>
      </w:r>
      <w:bookmarkEnd w:id="68"/>
      <w:bookmarkEnd w:id="6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8"/>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70" w:name="_Toc447719670"/>
      <w:bookmarkStart w:id="71" w:name="_Toc448695103"/>
      <w:r>
        <w:lastRenderedPageBreak/>
        <w:t>Ontwerp</w:t>
      </w:r>
      <w:bookmarkEnd w:id="70"/>
      <w:bookmarkEnd w:id="71"/>
    </w:p>
    <w:p w:rsidR="00296364" w:rsidRDefault="009B0F48" w:rsidP="009B0F48">
      <w:pPr>
        <w:pStyle w:val="Kop1"/>
      </w:pPr>
      <w:r>
        <w:br w:type="page"/>
      </w:r>
      <w:bookmarkStart w:id="72" w:name="_Toc447719671"/>
      <w:bookmarkStart w:id="73" w:name="_Toc448695104"/>
      <w:r>
        <w:lastRenderedPageBreak/>
        <w:t>Inleiding</w:t>
      </w:r>
      <w:bookmarkEnd w:id="72"/>
      <w:bookmarkEnd w:id="73"/>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74" w:name="_Toc447719672"/>
      <w:bookmarkStart w:id="75" w:name="_Toc448695105"/>
      <w:r>
        <w:t>Providerapplicatie</w:t>
      </w:r>
      <w:bookmarkEnd w:id="74"/>
      <w:bookmarkEnd w:id="75"/>
    </w:p>
    <w:p w:rsidR="00C75D70" w:rsidRDefault="00C75D70" w:rsidP="00C75D70">
      <w:pPr>
        <w:pStyle w:val="Kop2"/>
      </w:pPr>
      <w:bookmarkStart w:id="76" w:name="_Toc448695106"/>
      <w:r>
        <w:t>State diagram</w:t>
      </w:r>
      <w:bookmarkEnd w:id="76"/>
    </w:p>
    <w:p w:rsidR="00C75D70" w:rsidRPr="00C75D70" w:rsidRDefault="00C75D70" w:rsidP="00C75D70">
      <w:r>
        <w:rPr>
          <w:noProof/>
          <w:lang w:eastAsia="nl-BE"/>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77" w:name="_Toc447719673"/>
      <w:bookmarkStart w:id="78" w:name="_Toc448695107"/>
      <w:r>
        <w:lastRenderedPageBreak/>
        <w:t>Design Class Diagram (</w:t>
      </w:r>
      <w:r w:rsidR="009B0F48">
        <w:t>DCD</w:t>
      </w:r>
      <w:bookmarkEnd w:id="77"/>
      <w:r>
        <w:t>)</w:t>
      </w:r>
      <w:bookmarkEnd w:id="78"/>
    </w:p>
    <w:p w:rsidR="00296364" w:rsidRPr="00296364" w:rsidRDefault="00296364" w:rsidP="00296364">
      <w:r>
        <w:rPr>
          <w:noProof/>
          <w:lang w:eastAsia="nl-BE"/>
        </w:rPr>
        <w:drawing>
          <wp:inline distT="0" distB="0" distL="0" distR="0" wp14:anchorId="11AC67F7" wp14:editId="1E1D22F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20">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79" w:name="_Toc447719674"/>
      <w:bookmarkStart w:id="80" w:name="_Toc448695108"/>
      <w:r>
        <w:lastRenderedPageBreak/>
        <w:t>Detailoverzicht scrapers</w:t>
      </w:r>
      <w:bookmarkEnd w:id="79"/>
      <w:bookmarkEnd w:id="80"/>
    </w:p>
    <w:p w:rsidR="00DB6ABB" w:rsidRPr="00DB6ABB" w:rsidRDefault="00C15EAF" w:rsidP="00DF368A">
      <w:r>
        <w:rPr>
          <w:noProof/>
          <w:lang w:eastAsia="nl-BE"/>
        </w:rPr>
        <w:drawing>
          <wp:inline distT="0" distB="0" distL="0" distR="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21"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81" w:name="_Toc447719675"/>
      <w:bookmarkStart w:id="82" w:name="_Toc448695109"/>
      <w:r>
        <w:t>Detailoverzicht domein</w:t>
      </w:r>
      <w:bookmarkEnd w:id="81"/>
      <w:bookmarkEnd w:id="82"/>
    </w:p>
    <w:p w:rsidR="00DB6ABB" w:rsidRDefault="00C15EAF" w:rsidP="00DF368A">
      <w:pPr>
        <w:rPr>
          <w:del w:id="83" w:author="Simon Vandemoortele" w:date="2016-04-18T22:38:00Z"/>
        </w:rPr>
      </w:pPr>
      <w:del w:id="84" w:author="Simon Vandemoortele" w:date="2016-04-18T22:38:00Z">
        <w:r>
          <w:rPr>
            <w:noProof/>
            <w:lang w:eastAsia="nl-BE"/>
          </w:rPr>
          <w:drawing>
            <wp:inline distT="0" distB="0" distL="0" distR="0" wp14:anchorId="6FF25D1A" wp14:editId="3FEAA2CF">
              <wp:extent cx="5569527" cy="4702749"/>
              <wp:effectExtent l="0" t="0" r="0" b="317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2" cstate="print">
                        <a:extLst>
                          <a:ext uri="{28A0092B-C50C-407E-A947-70E740481C1C}">
                            <a14:useLocalDpi xmlns:a14="http://schemas.microsoft.com/office/drawing/2010/main" val="0"/>
                          </a:ext>
                        </a:extLst>
                      </a:blip>
                      <a:srcRect l="526" t="63427" r="43948" b="208"/>
                      <a:stretch/>
                    </pic:blipFill>
                    <pic:spPr bwMode="auto">
                      <a:xfrm>
                        <a:off x="0" y="0"/>
                        <a:ext cx="5588001" cy="4718348"/>
                      </a:xfrm>
                      <a:prstGeom prst="rect">
                        <a:avLst/>
                      </a:prstGeom>
                      <a:ln>
                        <a:noFill/>
                      </a:ln>
                      <a:extLst>
                        <a:ext uri="{53640926-AAD7-44D8-BBD7-CCE9431645EC}">
                          <a14:shadowObscured xmlns:a14="http://schemas.microsoft.com/office/drawing/2010/main"/>
                        </a:ext>
                      </a:extLst>
                    </pic:spPr>
                  </pic:pic>
                </a:graphicData>
              </a:graphic>
            </wp:inline>
          </w:drawing>
        </w:r>
      </w:del>
    </w:p>
    <w:p w:rsidR="00DB6ABB" w:rsidRDefault="00C15EAF" w:rsidP="00DF368A">
      <w:pPr>
        <w:rPr>
          <w:ins w:id="85" w:author="Simon Vandemoortele" w:date="2016-04-18T22:38:00Z"/>
        </w:rPr>
      </w:pPr>
      <w:ins w:id="86" w:author="Simon Vandemoortele" w:date="2016-04-18T22:38:00Z">
        <w:r>
          <w:rPr>
            <w:noProof/>
            <w:lang w:eastAsia="nl-BE"/>
          </w:rPr>
          <w:drawing>
            <wp:inline distT="0" distB="0" distL="0" distR="0">
              <wp:extent cx="4459325" cy="3765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2" cstate="print">
                        <a:extLst>
                          <a:ext uri="{28A0092B-C50C-407E-A947-70E740481C1C}">
                            <a14:useLocalDpi xmlns:a14="http://schemas.microsoft.com/office/drawing/2010/main" val="0"/>
                          </a:ext>
                        </a:extLst>
                      </a:blip>
                      <a:srcRect l="526" t="63427" r="43948" b="208"/>
                      <a:stretch/>
                    </pic:blipFill>
                    <pic:spPr bwMode="auto">
                      <a:xfrm>
                        <a:off x="0" y="0"/>
                        <a:ext cx="4464982" cy="3770103"/>
                      </a:xfrm>
                      <a:prstGeom prst="rect">
                        <a:avLst/>
                      </a:prstGeom>
                      <a:ln>
                        <a:noFill/>
                      </a:ln>
                      <a:extLst>
                        <a:ext uri="{53640926-AAD7-44D8-BBD7-CCE9431645EC}">
                          <a14:shadowObscured xmlns:a14="http://schemas.microsoft.com/office/drawing/2010/main"/>
                        </a:ext>
                      </a:extLst>
                    </pic:spPr>
                  </pic:pic>
                </a:graphicData>
              </a:graphic>
            </wp:inline>
          </w:drawing>
        </w:r>
      </w:ins>
    </w:p>
    <w:p w:rsidR="00DB6ABB" w:rsidRDefault="00DB6ABB" w:rsidP="00DF368A">
      <w:pPr>
        <w:pStyle w:val="Kop3"/>
      </w:pPr>
      <w:bookmarkStart w:id="87" w:name="_Toc447719676"/>
      <w:bookmarkStart w:id="88" w:name="_Toc448695110"/>
      <w:r>
        <w:lastRenderedPageBreak/>
        <w:t>Detailoverzicht repository/controller</w:t>
      </w:r>
      <w:bookmarkEnd w:id="87"/>
      <w:bookmarkEnd w:id="88"/>
    </w:p>
    <w:p w:rsidR="00DB6ABB" w:rsidRDefault="00C15EAF" w:rsidP="00DB6ABB">
      <w:r>
        <w:rPr>
          <w:noProof/>
          <w:lang w:eastAsia="nl-BE"/>
        </w:rPr>
        <w:drawing>
          <wp:inline distT="0" distB="0" distL="0" distR="0">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2"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89" w:name="_Toc447719677"/>
      <w:bookmarkStart w:id="90" w:name="_Toc448695111"/>
      <w:r>
        <w:t>Legende</w:t>
      </w:r>
      <w:bookmarkEnd w:id="89"/>
      <w:bookmarkEnd w:id="90"/>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FE738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FE738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r w:rsidR="00281196">
              <w:fldChar w:fldCharType="begin"/>
            </w:r>
            <w:r w:rsidR="00281196" w:rsidRPr="00095FFD">
              <w:rPr>
                <w:lang w:val="en-US"/>
                <w:rPrChange w:id="91" w:author="Simon Vandemoortele" w:date="2016-04-18T22:38:00Z">
                  <w:rPr/>
                </w:rPrChange>
              </w:rPr>
              <w:instrText xml:space="preserve"> HYPERLINK "https://www.jetbrains.com/help/idea/2016.1/configuring-content-roots.html" </w:instrText>
            </w:r>
            <w:r w:rsidR="00281196">
              <w:fldChar w:fldCharType="separate"/>
            </w:r>
            <w:r w:rsidRPr="00307FFE">
              <w:rPr>
                <w:rStyle w:val="Hyperlink"/>
                <w:lang w:val="en-GB"/>
              </w:rPr>
              <w:t>Configuring Content Roots</w:t>
            </w:r>
            <w:r w:rsidR="00281196">
              <w:rPr>
                <w:rStyle w:val="Hyperlink"/>
                <w:lang w:val="en-GB"/>
              </w:rPr>
              <w:fldChar w:fldCharType="end"/>
            </w:r>
            <w:r w:rsidRPr="00307FFE">
              <w:rPr>
                <w:lang w:val="en-GB"/>
              </w:rPr>
              <w:t xml:space="preserve"> for details.</w:t>
            </w:r>
          </w:p>
        </w:tc>
      </w:tr>
      <w:tr w:rsidR="00307FFE" w:rsidRPr="00FE738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r w:rsidR="00281196">
              <w:fldChar w:fldCharType="begin"/>
            </w:r>
            <w:r w:rsidR="00281196" w:rsidRPr="00095FFD">
              <w:rPr>
                <w:lang w:val="en-US"/>
                <w:rPrChange w:id="92" w:author="Simon Vandemoortele" w:date="2016-04-18T22:38:00Z">
                  <w:rPr/>
                </w:rPrChange>
              </w:rPr>
              <w:instrText xml:space="preserve"> HYPERLINK "https://www.jetbrains.com/help/idea/2016.1/configuring-compiler-settings.html" </w:instrText>
            </w:r>
            <w:r w:rsidR="00281196">
              <w:fldChar w:fldCharType="separate"/>
            </w:r>
            <w:r w:rsidRPr="00307FFE">
              <w:rPr>
                <w:rStyle w:val="Hyperlink"/>
                <w:lang w:val="en-GB"/>
              </w:rPr>
              <w:t>excluded from compilation</w:t>
            </w:r>
            <w:r w:rsidR="00281196">
              <w:rPr>
                <w:rStyle w:val="Hyperlink"/>
                <w:lang w:val="en-GB"/>
              </w:rPr>
              <w:fldChar w:fldCharType="end"/>
            </w:r>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C3A13"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DD18D"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FE7383"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93" w:name="_Toc447719678"/>
      <w:bookmarkStart w:id="94" w:name="_Toc448695112"/>
      <w:r>
        <w:t>Algoritmes</w:t>
      </w:r>
      <w:bookmarkEnd w:id="93"/>
      <w:bookmarkEnd w:id="94"/>
    </w:p>
    <w:p w:rsidR="006D74BC" w:rsidRDefault="006D74BC" w:rsidP="006D74BC">
      <w:pPr>
        <w:pStyle w:val="Kop3"/>
      </w:pPr>
      <w:bookmarkStart w:id="95" w:name="_Toc448695113"/>
      <w:r>
        <w:t>API call maken</w:t>
      </w:r>
      <w:bookmarkEnd w:id="95"/>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lastRenderedPageBreak/>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96" w:name="_Toc447719679"/>
      <w:bookmarkStart w:id="97" w:name="_Toc448695114"/>
      <w:r>
        <w:lastRenderedPageBreak/>
        <w:t>Webapplicatie</w:t>
      </w:r>
      <w:bookmarkEnd w:id="96"/>
      <w:bookmarkEnd w:id="97"/>
    </w:p>
    <w:p w:rsidR="00885647" w:rsidRDefault="00885647" w:rsidP="00885647">
      <w:pPr>
        <w:pStyle w:val="Kop2"/>
      </w:pPr>
      <w:bookmarkStart w:id="98" w:name="_Toc448695115"/>
      <w:r>
        <w:t>Algoritmes</w:t>
      </w:r>
      <w:bookmarkEnd w:id="98"/>
    </w:p>
    <w:p w:rsidR="006D74BC" w:rsidRDefault="006D74BC" w:rsidP="006D74BC">
      <w:pPr>
        <w:pStyle w:val="Kop3"/>
      </w:pPr>
      <w:bookmarkStart w:id="99" w:name="_Toc448695116"/>
      <w:r>
        <w:t>Home pagina bezoeken</w:t>
      </w:r>
      <w:bookmarkEnd w:id="99"/>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100" w:name="_Toc447719680"/>
      <w:bookmarkStart w:id="101" w:name="_Toc448695117"/>
      <w:r>
        <w:lastRenderedPageBreak/>
        <w:t>Databank</w:t>
      </w:r>
      <w:bookmarkEnd w:id="100"/>
      <w:bookmarkEnd w:id="101"/>
    </w:p>
    <w:p w:rsidR="00DF368A" w:rsidRDefault="000B22E1" w:rsidP="00DF368A">
      <w:pPr>
        <w:pStyle w:val="Kop2"/>
      </w:pPr>
      <w:bookmarkStart w:id="102" w:name="_Toc447719681"/>
      <w:bookmarkStart w:id="103" w:name="_Toc448695118"/>
      <w:r>
        <w:t>Entity-relationship diagram (</w:t>
      </w:r>
      <w:r w:rsidR="00DF368A">
        <w:t>ERD</w:t>
      </w:r>
      <w:bookmarkEnd w:id="102"/>
      <w:r>
        <w:t>)</w:t>
      </w:r>
      <w:bookmarkEnd w:id="103"/>
    </w:p>
    <w:p w:rsidR="00284869" w:rsidRDefault="00284869" w:rsidP="00284869">
      <w:r>
        <w:rPr>
          <w:noProof/>
          <w:lang w:eastAsia="nl-BE"/>
        </w:rPr>
        <w:drawing>
          <wp:inline distT="0" distB="0" distL="0" distR="0" wp14:anchorId="06106579" wp14:editId="3E118AB4">
            <wp:extent cx="5147111" cy="6410325"/>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5183519" cy="6455668"/>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104" w:name="_Toc447719682"/>
      <w:bookmarkStart w:id="105" w:name="_Toc448695119"/>
      <w:r w:rsidRPr="00DF368A">
        <w:t>Testen</w:t>
      </w:r>
      <w:bookmarkEnd w:id="104"/>
      <w:bookmarkEnd w:id="105"/>
    </w:p>
    <w:p w:rsidR="009B0F48" w:rsidRDefault="009B0F48" w:rsidP="009B0F48">
      <w:r>
        <w:br w:type="page"/>
      </w:r>
    </w:p>
    <w:p w:rsidR="001F6608" w:rsidRDefault="001F6608" w:rsidP="001F6608">
      <w:pPr>
        <w:pStyle w:val="Kop1"/>
      </w:pPr>
      <w:bookmarkStart w:id="106" w:name="_Toc448695120"/>
      <w:r>
        <w:lastRenderedPageBreak/>
        <w:t>Testplan</w:t>
      </w:r>
      <w:bookmarkEnd w:id="106"/>
    </w:p>
    <w:p w:rsidR="001F6608" w:rsidRDefault="001F6608" w:rsidP="001F6608">
      <w:pPr>
        <w:pStyle w:val="Kop2"/>
      </w:pPr>
      <w:bookmarkStart w:id="107" w:name="_Toc448695121"/>
      <w:r>
        <w:t>Scope definitie</w:t>
      </w:r>
      <w:bookmarkEnd w:id="107"/>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 xml:space="preserve">Onder gebruiksvriendelijkheid </w:t>
      </w:r>
      <w:del w:id="108" w:author="Simon Vandemoortele" w:date="2016-04-18T22:38:00Z">
        <w:r w:rsidR="000C2B0D">
          <w:delText>zullen</w:delText>
        </w:r>
      </w:del>
      <w:ins w:id="109" w:author="Simon Vandemoortele" w:date="2016-04-18T22:38:00Z">
        <w:r>
          <w:t>vallen</w:t>
        </w:r>
      </w:ins>
      <w:r>
        <w:t xml:space="preserve"> alle testen</w:t>
      </w:r>
      <w:del w:id="110" w:author="Simon Vandemoortele" w:date="2016-04-18T22:38:00Z">
        <w:r w:rsidR="000C2B0D">
          <w:delText xml:space="preserve"> vallen</w:delText>
        </w:r>
      </w:del>
      <w:r>
        <w:t xml:space="preserve"> die betrekking hebben met de userinterface van de applicatie. De functionaliteit zal getest worden </w:t>
      </w:r>
      <w:del w:id="111" w:author="Simon Vandemoortele" w:date="2016-04-18T22:38:00Z">
        <w:r w:rsidR="000C2B0D">
          <w:delText>aan de hand van</w:delText>
        </w:r>
      </w:del>
      <w:ins w:id="112" w:author="Simon Vandemoortele" w:date="2016-04-18T22:38:00Z">
        <w:r>
          <w:t>door</w:t>
        </w:r>
      </w:ins>
      <w:r>
        <w:t xml:space="preserve"> unit en integration testen. Het testen van de abstractie is een proces dat continue uitgevoerd moet worden tijdens de ontwikkeling van de software. Het uittesten hiervan vereist dat de testers de broncode doornemen en </w:t>
      </w:r>
      <w:del w:id="113" w:author="Simon Vandemoortele" w:date="2016-04-18T22:38:00Z">
        <w:r w:rsidR="000C2B0D">
          <w:delText>om</w:delText>
        </w:r>
      </w:del>
      <w:ins w:id="114" w:author="Simon Vandemoortele" w:date="2016-04-18T22:38:00Z">
        <w:r>
          <w:t>op</w:t>
        </w:r>
      </w:ins>
      <w:r>
        <w:t xml:space="preserve"> zoek gaan naar mogelijkheden </w:t>
      </w:r>
      <w:del w:id="115" w:author="Simon Vandemoortele" w:date="2016-04-18T22:38:00Z">
        <w:r w:rsidR="000C2B0D">
          <w:delText>tot verdere abstractie</w:delText>
        </w:r>
      </w:del>
      <w:ins w:id="116" w:author="Simon Vandemoortele" w:date="2016-04-18T22:38:00Z">
        <w:r>
          <w:t>om verder te abstraheren</w:t>
        </w:r>
      </w:ins>
      <w:r>
        <w:t>.</w:t>
      </w:r>
    </w:p>
    <w:p w:rsidR="001F6608" w:rsidRPr="005F270A" w:rsidRDefault="001F6608" w:rsidP="001F6608">
      <w:r>
        <w:t xml:space="preserve">Wanneer een scope gedefinieerd wordt is het net zo belangrijk om te vermelden welke elementen geen onderdeel </w:t>
      </w:r>
      <w:del w:id="117" w:author="Simon Vandemoortele" w:date="2016-04-18T22:38:00Z">
        <w:r w:rsidR="000C2B0D">
          <w:delText>zijn</w:delText>
        </w:r>
      </w:del>
      <w:ins w:id="118" w:author="Simon Vandemoortele" w:date="2016-04-18T22:38:00Z">
        <w:r>
          <w:t>uitmaken</w:t>
        </w:r>
      </w:ins>
      <w:r>
        <w:t xml:space="preserve"> van de scope. De scope wordt beperkt tot de </w:t>
      </w:r>
      <w:ins w:id="119" w:author="Simon Vandemoortele" w:date="2016-04-18T22:38:00Z">
        <w:r>
          <w:t xml:space="preserve">ontwikkelde </w:t>
        </w:r>
      </w:ins>
      <w:r>
        <w:t>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120" w:name="_Toc448695122"/>
      <w:r>
        <w:t>Unit testen</w:t>
      </w:r>
      <w:bookmarkEnd w:id="120"/>
    </w:p>
    <w:p w:rsidR="000D25ED" w:rsidRDefault="00964E74" w:rsidP="000D25ED">
      <w:pPr>
        <w:rPr>
          <w:ins w:id="121" w:author="brent floré" w:date="2016-04-18T22:38:00Z"/>
        </w:rPr>
      </w:pPr>
      <w:ins w:id="122" w:author="brent floré" w:date="2016-04-18T22:38:00Z">
        <w:r>
          <w:t>De unit testen controleren de individuele componenten van de software in een gecontroleerde omgeving. Zo wordt van elk essentieel component getest of het verwacht gedrag vertoont. Dit kan nuttig zijn om onverwachte gevolgen van aanpassingen snel op te kunnen sporen en verhelpen.</w:t>
        </w:r>
      </w:ins>
    </w:p>
    <w:p w:rsidR="00964E74" w:rsidRDefault="001C2F0E" w:rsidP="001C2F0E">
      <w:pPr>
        <w:pStyle w:val="Kop3"/>
        <w:rPr>
          <w:ins w:id="123" w:author="brent floré" w:date="2016-04-18T22:38:00Z"/>
        </w:rPr>
      </w:pPr>
      <w:ins w:id="124" w:author="brent floré" w:date="2016-04-18T22:38:00Z">
        <w:r>
          <w:t>Uitvoeren</w:t>
        </w:r>
      </w:ins>
    </w:p>
    <w:p w:rsidR="00964E74" w:rsidRDefault="001C2F0E" w:rsidP="000D25ED">
      <w:pPr>
        <w:rPr>
          <w:ins w:id="125" w:author="brent floré" w:date="2016-04-18T22:38:00Z"/>
        </w:rPr>
      </w:pPr>
      <w:ins w:id="126" w:author="brent floré" w:date="2016-04-18T22:38:00Z">
        <w:r>
          <w:t>Nieuwe testen worden geschreven voor het schrijven van nieuwe code. De testen worden ook allemaal steeds uitgevoerd voor de laatste wijzigingen naar de masterbranch worden gecommit. Enkel indien alle testen slagen wordt nieuwe code op de masterbranch gezet. Op de branch van de programmeur is dit op lorte termijn minder belangrijk.</w:t>
        </w:r>
      </w:ins>
    </w:p>
    <w:p w:rsidR="001C2F0E" w:rsidRDefault="001C2F0E" w:rsidP="001C2F0E">
      <w:pPr>
        <w:pStyle w:val="Kop3"/>
        <w:rPr>
          <w:ins w:id="127" w:author="brent floré" w:date="2016-04-18T22:38:00Z"/>
        </w:rPr>
      </w:pPr>
      <w:ins w:id="128" w:author="brent floré" w:date="2016-04-18T22:38:00Z">
        <w:r>
          <w:t>Scenario’s</w:t>
        </w:r>
      </w:ins>
    </w:p>
    <w:p w:rsidR="001C2F0E" w:rsidRDefault="001C2F0E" w:rsidP="001C2F0E">
      <w:pPr>
        <w:rPr>
          <w:ins w:id="129" w:author="brent floré" w:date="2016-04-18T22:38:00Z"/>
        </w:rPr>
      </w:pPr>
      <w:ins w:id="130" w:author="brent floré" w:date="2016-04-18T22:38:00Z">
        <w:r>
          <w:t>Bij het testen worden steeds enkele gevallen gecontroleerd. Een correct geval, een foutief geval en enkele mogelijkheden die op de grenzen van deze situatie vallen. Denk hierbij aan randgevallen, extreem grote of kleine waarden, speciale tekens of bijzondere waarden.</w:t>
        </w:r>
        <w:r w:rsidR="00AE1D3F">
          <w:t xml:space="preserve"> Een concreet voorbeeld hiervan zijn trajecten zonder waypoints of metingen zonder timestamp.</w:t>
        </w:r>
      </w:ins>
    </w:p>
    <w:p w:rsidR="00AE1D3F" w:rsidRDefault="001C2F0E" w:rsidP="00347FE7">
      <w:pPr>
        <w:pStyle w:val="Kop3"/>
        <w:rPr>
          <w:ins w:id="131" w:author="brent floré" w:date="2016-04-18T22:38:00Z"/>
        </w:rPr>
      </w:pPr>
      <w:ins w:id="132" w:author="brent floré" w:date="2016-04-18T22:38:00Z">
        <w:r>
          <w:t>Voorziene testen</w:t>
        </w:r>
      </w:ins>
    </w:p>
    <w:p w:rsidR="00AE1D3F" w:rsidRPr="00AE1D3F" w:rsidRDefault="00AE1D3F" w:rsidP="00AE1D3F">
      <w:pPr>
        <w:rPr>
          <w:ins w:id="133" w:author="brent floré" w:date="2016-04-18T22:38:00Z"/>
        </w:rPr>
      </w:pPr>
      <w:ins w:id="134" w:author="brent floré" w:date="2016-04-18T22:38:00Z">
        <w:r>
          <w:t>Momenteel zijn er enkel concrete testen geschreven voor de databaseController. De focus lag hierbij voornamelijk op de code die omgaat met providers en trajecten. Verder zal de code in verband met metingen ook nauwgezet worden getest. Tot slot moet de code die het domein vormt ook getest worden. Het gaat hier concreet om de klassen Traject, Meting, Provider, Waypoint, Vertraging,...</w:t>
        </w:r>
      </w:ins>
    </w:p>
    <w:p w:rsidR="001C2F0E" w:rsidRPr="001C2F0E" w:rsidRDefault="00AE1D3F" w:rsidP="00AE1D3F">
      <w:pPr>
        <w:pStyle w:val="Kop3"/>
        <w:numPr>
          <w:ilvl w:val="0"/>
          <w:numId w:val="0"/>
        </w:numPr>
        <w:ind w:left="720"/>
        <w:rPr>
          <w:ins w:id="135" w:author="brent floré" w:date="2016-04-18T22:38:00Z"/>
        </w:rPr>
      </w:pPr>
      <w:ins w:id="136" w:author="brent floré" w:date="2016-04-18T22:38:00Z">
        <w:r>
          <w:rPr>
            <w:noProof/>
            <w:lang w:eastAsia="nl-BE"/>
          </w:rPr>
          <w:lastRenderedPageBreak/>
          <w:drawing>
            <wp:anchor distT="0" distB="0" distL="114300" distR="114300" simplePos="0" relativeHeight="251688960" behindDoc="0" locked="0" layoutInCell="1" allowOverlap="1" wp14:anchorId="3C502475" wp14:editId="69936050">
              <wp:simplePos x="0" y="0"/>
              <wp:positionH relativeFrom="margin">
                <wp:posOffset>299612</wp:posOffset>
              </wp:positionH>
              <wp:positionV relativeFrom="paragraph">
                <wp:posOffset>477743</wp:posOffset>
              </wp:positionV>
              <wp:extent cx="4037577" cy="2814245"/>
              <wp:effectExtent l="0" t="0" r="127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 testen_overzicht.png"/>
                      <pic:cNvPicPr/>
                    </pic:nvPicPr>
                    <pic:blipFill rotWithShape="1">
                      <a:blip r:embed="rId61">
                        <a:extLst>
                          <a:ext uri="{28A0092B-C50C-407E-A947-70E740481C1C}">
                            <a14:useLocalDpi xmlns:a14="http://schemas.microsoft.com/office/drawing/2010/main" val="0"/>
                          </a:ext>
                        </a:extLst>
                      </a:blip>
                      <a:srcRect l="1189" t="74705" r="67656" b="1360"/>
                      <a:stretch/>
                    </pic:blipFill>
                    <pic:spPr bwMode="auto">
                      <a:xfrm>
                        <a:off x="0" y="0"/>
                        <a:ext cx="4037577" cy="28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rsidR="001F6608" w:rsidRDefault="001F6608" w:rsidP="001F6608">
      <w:pPr>
        <w:pStyle w:val="Kop2"/>
      </w:pPr>
      <w:bookmarkStart w:id="137" w:name="_Toc448695123"/>
      <w:r>
        <w:t>Integration testen</w:t>
      </w:r>
      <w:bookmarkEnd w:id="137"/>
    </w:p>
    <w:p w:rsidR="00B10835" w:rsidRDefault="00B10835" w:rsidP="000D25ED">
      <w:pPr>
        <w:rPr>
          <w:ins w:id="138" w:author="brent floré" w:date="2016-04-18T22:38:00Z"/>
        </w:rPr>
      </w:pPr>
      <w:ins w:id="139" w:author="brent floré" w:date="2016-04-18T22:38:00Z">
        <w:r>
          <w:t xml:space="preserve">De integration testen </w:t>
        </w:r>
        <w:r w:rsidR="00964E74">
          <w:t>controleren</w:t>
        </w:r>
        <w:r>
          <w:t xml:space="preserve"> in tegenstelling </w:t>
        </w:r>
        <w:r w:rsidR="00964E74">
          <w:t>tot</w:t>
        </w:r>
        <w:r>
          <w:t xml:space="preserve"> de </w:t>
        </w:r>
        <w:r w:rsidR="00964E74">
          <w:t>u</w:t>
        </w:r>
        <w:r>
          <w:t>nit testen niet de individuele componenten van de software, maar de software als geheel. Om dit te bereiken wordt een lijst van te testen functionaliteiten overlopen. De tester moet deze hele lijst kunnen doorlopen zonder noemwaardige problemen om ervan uit te kunnen gaat dat de software als geheel ook correct werkt.</w:t>
        </w:r>
      </w:ins>
    </w:p>
    <w:p w:rsidR="0082716D" w:rsidRDefault="0082716D" w:rsidP="000D25ED">
      <w:pPr>
        <w:rPr>
          <w:ins w:id="140" w:author="brent floré" w:date="2016-04-18T22:38:00Z"/>
        </w:rPr>
      </w:pPr>
      <w:ins w:id="141" w:author="brent floré" w:date="2016-04-18T22:38:00Z">
        <w:r>
          <w:t>Voor elke test wordt ervanuit gegaan dat de gebruiker start op de homepage van de webapplicatie.</w:t>
        </w:r>
      </w:ins>
    </w:p>
    <w:p w:rsidR="009D32CA" w:rsidRDefault="009D32CA" w:rsidP="009D32CA">
      <w:pPr>
        <w:pStyle w:val="Kop3"/>
        <w:rPr>
          <w:ins w:id="142" w:author="brent floré" w:date="2016-04-18T22:38:00Z"/>
        </w:rPr>
      </w:pPr>
      <w:ins w:id="143" w:author="brent floré" w:date="2016-04-18T22:38:00Z">
        <w:r>
          <w:t>Bekijk reistijden</w:t>
        </w:r>
      </w:ins>
    </w:p>
    <w:p w:rsidR="009D32CA" w:rsidRDefault="009D32CA" w:rsidP="009D32CA">
      <w:pPr>
        <w:pStyle w:val="Kop4"/>
        <w:rPr>
          <w:ins w:id="144" w:author="brent floré" w:date="2016-04-18T22:38:00Z"/>
        </w:rPr>
      </w:pPr>
      <w:ins w:id="145" w:author="brent floré" w:date="2016-04-18T22:38:00Z">
        <w:r>
          <w:t>Verwachtte functionaliteit</w:t>
        </w:r>
      </w:ins>
    </w:p>
    <w:p w:rsidR="00294FD4" w:rsidRDefault="005D13F1" w:rsidP="00294FD4">
      <w:pPr>
        <w:rPr>
          <w:ins w:id="146" w:author="brent floré" w:date="2016-04-18T22:38:00Z"/>
        </w:rPr>
      </w:pPr>
      <w:ins w:id="147" w:author="brent floré" w:date="2016-04-18T22:38:00Z">
        <w:r>
          <w:t xml:space="preserve">De </w:t>
        </w:r>
        <w:r w:rsidR="0082716D">
          <w:t xml:space="preserve">huidige </w:t>
        </w:r>
        <w:r>
          <w:t>reistijden worden op een overzichtelijke manier aan de gebruiker weergegeven.</w:t>
        </w:r>
      </w:ins>
    </w:p>
    <w:p w:rsidR="00294FD4" w:rsidRPr="00294FD4" w:rsidRDefault="00294FD4" w:rsidP="00294FD4">
      <w:pPr>
        <w:pStyle w:val="Kop4"/>
        <w:rPr>
          <w:ins w:id="148" w:author="brent floré" w:date="2016-04-18T22:38:00Z"/>
        </w:rPr>
      </w:pPr>
      <w:ins w:id="149" w:author="brent floré" w:date="2016-04-18T22:38:00Z">
        <w:r>
          <w:t>Stappe</w:t>
        </w:r>
        <w:r w:rsidR="005D13F1">
          <w:t>n</w:t>
        </w:r>
      </w:ins>
    </w:p>
    <w:p w:rsidR="009D32CA" w:rsidRDefault="0082716D" w:rsidP="0082716D">
      <w:pPr>
        <w:pStyle w:val="Lijstalinea"/>
        <w:numPr>
          <w:ilvl w:val="0"/>
          <w:numId w:val="27"/>
        </w:numPr>
        <w:rPr>
          <w:ins w:id="150" w:author="brent floré" w:date="2016-04-18T22:38:00Z"/>
        </w:rPr>
      </w:pPr>
      <w:ins w:id="151" w:author="brent floré" w:date="2016-04-18T22:38:00Z">
        <w:r>
          <w:t>De gebruiker klikt in de navigatiebalk op Trajecten</w:t>
        </w:r>
      </w:ins>
    </w:p>
    <w:p w:rsidR="0082716D" w:rsidRDefault="0082716D" w:rsidP="0082716D">
      <w:pPr>
        <w:pStyle w:val="Lijstalinea"/>
        <w:numPr>
          <w:ilvl w:val="0"/>
          <w:numId w:val="27"/>
        </w:numPr>
        <w:rPr>
          <w:ins w:id="152" w:author="brent floré" w:date="2016-04-18T22:38:00Z"/>
        </w:rPr>
      </w:pPr>
      <w:ins w:id="153" w:author="brent floré" w:date="2016-04-18T22:38:00Z">
        <w:r>
          <w:t>Er wordt naar een pagina genavigeerd met een kruistabel van alle trajecten en de reistijden</w:t>
        </w:r>
      </w:ins>
    </w:p>
    <w:p w:rsidR="0082716D" w:rsidRDefault="0082716D" w:rsidP="0082716D">
      <w:pPr>
        <w:pStyle w:val="Lijstalinea"/>
        <w:numPr>
          <w:ilvl w:val="0"/>
          <w:numId w:val="27"/>
        </w:numPr>
        <w:rPr>
          <w:ins w:id="154" w:author="brent floré" w:date="2016-04-18T22:38:00Z"/>
        </w:rPr>
      </w:pPr>
      <w:ins w:id="155" w:author="brent floré" w:date="2016-04-18T22:38:00Z">
        <w:r>
          <w:t>In de tabel zijn per provider de optimale en huidige reistijd ingevuld. Ook de verwachtte vertraging wordt per provider weergegeven.</w:t>
        </w:r>
      </w:ins>
    </w:p>
    <w:p w:rsidR="0082716D" w:rsidRDefault="0082716D" w:rsidP="0082716D">
      <w:pPr>
        <w:pStyle w:val="Lijstalinea"/>
        <w:numPr>
          <w:ilvl w:val="0"/>
          <w:numId w:val="27"/>
        </w:numPr>
        <w:rPr>
          <w:ins w:id="156" w:author="brent floré" w:date="2016-04-18T22:38:00Z"/>
        </w:rPr>
      </w:pPr>
      <w:ins w:id="157" w:author="brent floré" w:date="2016-04-18T22:38:00Z">
        <w:r>
          <w:t>Bij het scrollen naar beneden blijft de titelkolom zichtbaar bovenaan het scherm.</w:t>
        </w:r>
      </w:ins>
    </w:p>
    <w:p w:rsidR="0082716D" w:rsidRDefault="0082716D" w:rsidP="0082716D">
      <w:pPr>
        <w:pStyle w:val="Lijstalinea"/>
        <w:numPr>
          <w:ilvl w:val="0"/>
          <w:numId w:val="27"/>
        </w:numPr>
        <w:rPr>
          <w:ins w:id="158" w:author="brent floré" w:date="2016-04-18T22:38:00Z"/>
        </w:rPr>
      </w:pPr>
      <w:ins w:id="159" w:author="brent floré" w:date="2016-04-18T22:38:00Z">
        <w:r>
          <w:t>Een specifiek traject wordt geselecteerd en wordt vervolgens weergegeven op de kaart op dezelfde pagina.</w:t>
        </w:r>
      </w:ins>
    </w:p>
    <w:p w:rsidR="0082716D" w:rsidRDefault="0082716D" w:rsidP="0082716D">
      <w:pPr>
        <w:pStyle w:val="Lijstalinea"/>
        <w:numPr>
          <w:ilvl w:val="0"/>
          <w:numId w:val="27"/>
        </w:numPr>
        <w:rPr>
          <w:ins w:id="160" w:author="brent floré" w:date="2016-04-18T22:38:00Z"/>
        </w:rPr>
      </w:pPr>
      <w:ins w:id="161" w:author="brent floré" w:date="2016-04-18T22:38:00Z">
        <w:r>
          <w:t>Meerdere trajecten kunnen ook geslecteerd worden.</w:t>
        </w:r>
      </w:ins>
    </w:p>
    <w:p w:rsidR="0082716D" w:rsidRDefault="0082716D" w:rsidP="0082716D">
      <w:pPr>
        <w:pStyle w:val="Lijstalinea"/>
        <w:numPr>
          <w:ilvl w:val="0"/>
          <w:numId w:val="27"/>
        </w:numPr>
        <w:rPr>
          <w:ins w:id="162" w:author="brent floré" w:date="2016-04-18T22:38:00Z"/>
        </w:rPr>
      </w:pPr>
      <w:ins w:id="163" w:author="brent floré" w:date="2016-04-18T22:38:00Z">
        <w:r>
          <w:t>Opnieuw selecteren van een reeds aangeklikt traject deactiveert het traject en verwijderd enkel dit traject van de kaart.</w:t>
        </w:r>
      </w:ins>
    </w:p>
    <w:p w:rsidR="009D32CA" w:rsidRDefault="009D32CA" w:rsidP="009D32CA">
      <w:pPr>
        <w:pStyle w:val="Kop3"/>
        <w:rPr>
          <w:ins w:id="164" w:author="brent floré" w:date="2016-04-18T22:38:00Z"/>
        </w:rPr>
      </w:pPr>
      <w:ins w:id="165" w:author="brent floré" w:date="2016-04-18T22:38:00Z">
        <w:r>
          <w:t>Bekijk actuele verkeerssituatie</w:t>
        </w:r>
      </w:ins>
    </w:p>
    <w:p w:rsidR="009D32CA" w:rsidRDefault="009D32CA" w:rsidP="009D32CA">
      <w:pPr>
        <w:pStyle w:val="Kop4"/>
        <w:rPr>
          <w:ins w:id="166" w:author="brent floré" w:date="2016-04-18T22:38:00Z"/>
        </w:rPr>
      </w:pPr>
      <w:ins w:id="167" w:author="brent floré" w:date="2016-04-18T22:38:00Z">
        <w:r>
          <w:t>Verwachtte functionaliteit</w:t>
        </w:r>
      </w:ins>
    </w:p>
    <w:p w:rsidR="005D13F1" w:rsidRPr="005D13F1" w:rsidRDefault="005D13F1" w:rsidP="005D13F1">
      <w:pPr>
        <w:rPr>
          <w:ins w:id="168" w:author="brent floré" w:date="2016-04-18T22:38:00Z"/>
        </w:rPr>
      </w:pPr>
      <w:ins w:id="169" w:author="brent floré" w:date="2016-04-18T22:38:00Z">
        <w:r>
          <w:t>Op een kaart en in een lijst wordt de huidige verkeerssituatie weergegeven, met zowel kleurcodering als concrete reistijden.</w:t>
        </w:r>
      </w:ins>
    </w:p>
    <w:p w:rsidR="005D13F1" w:rsidRDefault="005D13F1" w:rsidP="005D13F1">
      <w:pPr>
        <w:pStyle w:val="Kop4"/>
        <w:rPr>
          <w:ins w:id="170" w:author="brent floré" w:date="2016-04-18T22:38:00Z"/>
        </w:rPr>
      </w:pPr>
      <w:ins w:id="171" w:author="brent floré" w:date="2016-04-18T22:38:00Z">
        <w:r>
          <w:t>Stappen</w:t>
        </w:r>
      </w:ins>
    </w:p>
    <w:p w:rsidR="009D32CA" w:rsidRDefault="0082716D" w:rsidP="0082716D">
      <w:pPr>
        <w:pStyle w:val="Lijstalinea"/>
        <w:numPr>
          <w:ilvl w:val="0"/>
          <w:numId w:val="29"/>
        </w:numPr>
        <w:rPr>
          <w:ins w:id="172" w:author="brent floré" w:date="2016-04-18T22:38:00Z"/>
        </w:rPr>
      </w:pPr>
      <w:ins w:id="173" w:author="brent floré" w:date="2016-04-18T22:38:00Z">
        <w:r>
          <w:t>Op de pagina is een selectiebalk met de verschillende providers en een algemeen overzicht aanwezig.</w:t>
        </w:r>
      </w:ins>
    </w:p>
    <w:p w:rsidR="0082716D" w:rsidRDefault="0082716D" w:rsidP="0082716D">
      <w:pPr>
        <w:pStyle w:val="Lijstalinea"/>
        <w:numPr>
          <w:ilvl w:val="0"/>
          <w:numId w:val="29"/>
        </w:numPr>
        <w:rPr>
          <w:ins w:id="174" w:author="brent floré" w:date="2016-04-18T22:38:00Z"/>
        </w:rPr>
      </w:pPr>
      <w:ins w:id="175" w:author="brent floré" w:date="2016-04-18T22:38:00Z">
        <w:r>
          <w:lastRenderedPageBreak/>
          <w:t>Voor elk tabblad horende bij een provider is er een: algemene vertraging, drukste punt, kaart met alle trajecten aangeduid volge</w:t>
        </w:r>
        <w:r w:rsidR="00FA2708">
          <w:t>ns drukte weergegeven op de kaart.</w:t>
        </w:r>
      </w:ins>
    </w:p>
    <w:p w:rsidR="009D32CA" w:rsidRDefault="009D32CA" w:rsidP="009D32CA">
      <w:pPr>
        <w:pStyle w:val="Kop3"/>
        <w:rPr>
          <w:ins w:id="176" w:author="brent floré" w:date="2016-04-18T22:38:00Z"/>
        </w:rPr>
      </w:pPr>
      <w:ins w:id="177" w:author="brent floré" w:date="2016-04-18T22:38:00Z">
        <w:r>
          <w:t>Vergelijk verkeersinformatie</w:t>
        </w:r>
      </w:ins>
    </w:p>
    <w:p w:rsidR="009D32CA" w:rsidRDefault="009D32CA" w:rsidP="009D32CA">
      <w:pPr>
        <w:pStyle w:val="Kop4"/>
        <w:rPr>
          <w:ins w:id="178" w:author="brent floré" w:date="2016-04-18T22:38:00Z"/>
        </w:rPr>
      </w:pPr>
      <w:ins w:id="179" w:author="brent floré" w:date="2016-04-18T22:38:00Z">
        <w:r>
          <w:t>Verwachtte functionaliteit</w:t>
        </w:r>
      </w:ins>
    </w:p>
    <w:p w:rsidR="005D13F1" w:rsidRPr="005D13F1" w:rsidRDefault="005D13F1" w:rsidP="005D13F1">
      <w:pPr>
        <w:rPr>
          <w:ins w:id="180" w:author="brent floré" w:date="2016-04-18T22:38:00Z"/>
        </w:rPr>
      </w:pPr>
      <w:ins w:id="181" w:author="brent floré" w:date="2016-04-18T22:38:00Z">
        <w:r>
          <w:t>De gebruiker de verkeersituaties van verschillende momenten en plaatsen vergelijken op een eenvoudige manier(side-by-side)</w:t>
        </w:r>
      </w:ins>
    </w:p>
    <w:p w:rsidR="005D13F1" w:rsidRDefault="005D13F1" w:rsidP="005D13F1">
      <w:pPr>
        <w:pStyle w:val="Kop4"/>
        <w:rPr>
          <w:ins w:id="182" w:author="brent floré" w:date="2016-04-18T22:38:00Z"/>
        </w:rPr>
      </w:pPr>
      <w:ins w:id="183" w:author="brent floré" w:date="2016-04-18T22:38:00Z">
        <w:r>
          <w:t>Stappen</w:t>
        </w:r>
      </w:ins>
    </w:p>
    <w:p w:rsidR="009D32CA" w:rsidRDefault="00FE7383" w:rsidP="00FE7383">
      <w:pPr>
        <w:pStyle w:val="Lijstalinea"/>
        <w:numPr>
          <w:ilvl w:val="0"/>
          <w:numId w:val="30"/>
        </w:numPr>
      </w:pPr>
      <w:r>
        <w:t>De gebruiker selecteert een startdatum met de datepicker. Validatie van de invoer.</w:t>
      </w:r>
    </w:p>
    <w:p w:rsidR="00FE7383" w:rsidRDefault="00FE7383" w:rsidP="00FE7383">
      <w:pPr>
        <w:pStyle w:val="Lijstalinea"/>
        <w:numPr>
          <w:ilvl w:val="0"/>
          <w:numId w:val="30"/>
        </w:numPr>
      </w:pPr>
      <w:r>
        <w:t xml:space="preserve">De gebruiker selecteert een einddatum met de datepicker. </w:t>
      </w:r>
      <w:r>
        <w:t>Validatie van de invoer.</w:t>
      </w:r>
    </w:p>
    <w:p w:rsidR="00FE7383" w:rsidRDefault="00FE7383" w:rsidP="00FE7383">
      <w:pPr>
        <w:pStyle w:val="Lijstalinea"/>
        <w:numPr>
          <w:ilvl w:val="0"/>
          <w:numId w:val="30"/>
        </w:numPr>
      </w:pPr>
      <w:r>
        <w:t>De gebruiker kiest een traject van de dropdown lijst.</w:t>
      </w:r>
    </w:p>
    <w:p w:rsidR="00FE7383" w:rsidRDefault="00FE7383" w:rsidP="00FE7383">
      <w:pPr>
        <w:pStyle w:val="Lijstalinea"/>
        <w:numPr>
          <w:ilvl w:val="0"/>
          <w:numId w:val="30"/>
        </w:numPr>
        <w:rPr>
          <w:ins w:id="184" w:author="brent floré" w:date="2016-04-18T22:38:00Z"/>
        </w:rPr>
      </w:pPr>
      <w:r>
        <w:t>Een grafiek wordt weergegeven met de gevraagde tijdsperiode van het geselecteerde traject.</w:t>
      </w:r>
    </w:p>
    <w:p w:rsidR="009D32CA" w:rsidRDefault="009D32CA" w:rsidP="009D32CA">
      <w:pPr>
        <w:pStyle w:val="Kop3"/>
        <w:rPr>
          <w:ins w:id="185" w:author="brent floré" w:date="2016-04-18T22:38:00Z"/>
        </w:rPr>
      </w:pPr>
      <w:ins w:id="186" w:author="brent floré" w:date="2016-04-18T22:38:00Z">
        <w:r>
          <w:t>Waypoints traject aanpassen</w:t>
        </w:r>
      </w:ins>
    </w:p>
    <w:p w:rsidR="009D32CA" w:rsidRDefault="009D32CA" w:rsidP="009D32CA">
      <w:pPr>
        <w:pStyle w:val="Kop4"/>
        <w:rPr>
          <w:ins w:id="187" w:author="brent floré" w:date="2016-04-18T22:38:00Z"/>
        </w:rPr>
      </w:pPr>
      <w:ins w:id="188" w:author="brent floré" w:date="2016-04-18T22:38:00Z">
        <w:r>
          <w:t>Verwachtte functionaliteit</w:t>
        </w:r>
      </w:ins>
    </w:p>
    <w:p w:rsidR="005D13F1" w:rsidRPr="005D13F1" w:rsidRDefault="005D13F1" w:rsidP="005D13F1">
      <w:pPr>
        <w:rPr>
          <w:ins w:id="189" w:author="brent floré" w:date="2016-04-18T22:38:00Z"/>
        </w:rPr>
      </w:pPr>
      <w:ins w:id="190" w:author="brent floré" w:date="2016-04-18T22:38:00Z">
        <w:r>
          <w:t>Een gebruiker met adminprivileges kan het verloop van trajecten aanpassen door waypoints te verplaatsen, toe te voegen of te verwijderen.</w:t>
        </w:r>
      </w:ins>
    </w:p>
    <w:p w:rsidR="005D13F1" w:rsidRDefault="005D13F1" w:rsidP="005D13F1">
      <w:pPr>
        <w:pStyle w:val="Kop4"/>
        <w:rPr>
          <w:ins w:id="191" w:author="brent floré" w:date="2016-04-18T22:38:00Z"/>
        </w:rPr>
      </w:pPr>
      <w:ins w:id="192" w:author="brent floré" w:date="2016-04-18T22:38:00Z">
        <w:r>
          <w:t>Stappen</w:t>
        </w:r>
      </w:ins>
    </w:p>
    <w:p w:rsidR="009D32CA" w:rsidRDefault="00FE7383" w:rsidP="00FE7383">
      <w:pPr>
        <w:pStyle w:val="Lijstalinea"/>
        <w:numPr>
          <w:ilvl w:val="0"/>
          <w:numId w:val="31"/>
        </w:numPr>
      </w:pPr>
      <w:r>
        <w:t>Gebruiker navigeert naar het adminpaneel</w:t>
      </w:r>
    </w:p>
    <w:p w:rsidR="00FE7383" w:rsidRDefault="00FE7383" w:rsidP="00FE7383">
      <w:pPr>
        <w:pStyle w:val="Lijstalinea"/>
        <w:numPr>
          <w:ilvl w:val="0"/>
          <w:numId w:val="31"/>
        </w:numPr>
      </w:pPr>
      <w:r>
        <w:t>De lijst met alle trajecten wordt weergegeven.</w:t>
      </w:r>
    </w:p>
    <w:p w:rsidR="00FE7383" w:rsidRDefault="00FE7383" w:rsidP="00FE7383">
      <w:pPr>
        <w:pStyle w:val="Lijstalinea"/>
        <w:numPr>
          <w:ilvl w:val="0"/>
          <w:numId w:val="31"/>
        </w:numPr>
      </w:pPr>
      <w:r>
        <w:t>Gebruiker selecteert een te wijzigen traject.</w:t>
      </w:r>
    </w:p>
    <w:p w:rsidR="00FE7383" w:rsidRDefault="00FE7383" w:rsidP="00FE7383">
      <w:pPr>
        <w:pStyle w:val="Lijstalinea"/>
        <w:numPr>
          <w:ilvl w:val="0"/>
          <w:numId w:val="31"/>
        </w:numPr>
      </w:pPr>
      <w:r>
        <w:t>Een kaart met het traject en alle waypoints wordt weergegeven. Ook wordt een dynamische lijst van belangrijke gegevens zoals lengte, reistijd, start- en eidpunt weergegeven.</w:t>
      </w:r>
    </w:p>
    <w:p w:rsidR="00FE7383" w:rsidRDefault="00FE7383" w:rsidP="00FE7383">
      <w:pPr>
        <w:pStyle w:val="Lijstalinea"/>
        <w:numPr>
          <w:ilvl w:val="0"/>
          <w:numId w:val="31"/>
        </w:numPr>
      </w:pPr>
      <w:r>
        <w:t>De gebruiker kan waypoints toevoegen door op het traject zelf te klikken.</w:t>
      </w:r>
    </w:p>
    <w:p w:rsidR="00FE7383" w:rsidRDefault="00FE7383" w:rsidP="00FE7383">
      <w:pPr>
        <w:pStyle w:val="Lijstalinea"/>
        <w:numPr>
          <w:ilvl w:val="0"/>
          <w:numId w:val="31"/>
        </w:numPr>
      </w:pPr>
      <w:r>
        <w:t>De gebruiker kan waypoints verwijderen door er dubbel op te klikken</w:t>
      </w:r>
    </w:p>
    <w:p w:rsidR="00FE7383" w:rsidRDefault="00FE7383" w:rsidP="00FE7383">
      <w:pPr>
        <w:pStyle w:val="Lijstalinea"/>
        <w:numPr>
          <w:ilvl w:val="0"/>
          <w:numId w:val="31"/>
        </w:numPr>
      </w:pPr>
      <w:r>
        <w:t>De gebruiker kan waypoints verplaatsen door te klikken en te verslepen.</w:t>
      </w:r>
    </w:p>
    <w:p w:rsidR="00FE7383" w:rsidRDefault="00FE7383" w:rsidP="00FE7383">
      <w:pPr>
        <w:pStyle w:val="Lijstalinea"/>
        <w:numPr>
          <w:ilvl w:val="0"/>
          <w:numId w:val="31"/>
        </w:numPr>
      </w:pPr>
      <w:r>
        <w:t>De gegevens in de tabel worden aangepast bij elke wijziging van de kaart</w:t>
      </w:r>
    </w:p>
    <w:p w:rsidR="00FE7383" w:rsidRPr="00C6478F" w:rsidRDefault="00FE7383" w:rsidP="00FE7383">
      <w:pPr>
        <w:pStyle w:val="Lijstalinea"/>
        <w:numPr>
          <w:ilvl w:val="0"/>
          <w:numId w:val="31"/>
        </w:numPr>
        <w:rPr>
          <w:ins w:id="193" w:author="brent floré" w:date="2016-04-18T22:38:00Z"/>
        </w:rPr>
      </w:pPr>
      <w:r>
        <w:t>Als op wijzig traject wordt gedrukt worden de aanpassingen weggeschreven naar de databank.</w:t>
      </w:r>
      <w:bookmarkStart w:id="194" w:name="_GoBack"/>
      <w:bookmarkEnd w:id="194"/>
    </w:p>
    <w:p w:rsidR="001F6608" w:rsidRDefault="001F6608" w:rsidP="001F6608">
      <w:pPr>
        <w:rPr>
          <w:ins w:id="195" w:author="Simon Vandemoortele" w:date="2016-04-18T22:38:00Z"/>
        </w:rPr>
      </w:pPr>
      <w:ins w:id="196" w:author="Simon Vandemoortele" w:date="2016-04-18T22:38:00Z">
        <w:r>
          <w:t>$ aan te vullen</w:t>
        </w:r>
      </w:ins>
    </w:p>
    <w:p w:rsidR="001F6608" w:rsidRDefault="001F6608" w:rsidP="001F6608">
      <w:pPr>
        <w:pStyle w:val="Kop2"/>
      </w:pPr>
      <w:bookmarkStart w:id="197" w:name="_Toc448695124"/>
      <w:r>
        <w:t>Usability testen</w:t>
      </w:r>
      <w:bookmarkEnd w:id="197"/>
    </w:p>
    <w:p w:rsidR="001F6608" w:rsidRDefault="001F6608" w:rsidP="001F6608">
      <w:r>
        <w:t xml:space="preserve">In dit onderdeel wordt de GUI (grafische user interface) getest. Het uittesten van de grafische interface gaat hand in hand met de use cases. Iedere use case beschrijft </w:t>
      </w:r>
      <w:del w:id="198" w:author="Simon Vandemoortele" w:date="2016-04-18T22:38:00Z">
        <w:r w:rsidR="00332FB9">
          <w:delText>een handeling</w:delText>
        </w:r>
      </w:del>
      <w:ins w:id="199" w:author="Simon Vandemoortele" w:date="2016-04-18T22:38:00Z">
        <w:r>
          <w:t xml:space="preserve">namelijk de interacties </w:t>
        </w:r>
      </w:ins>
      <w:r>
        <w:t xml:space="preserve"> die </w:t>
      </w:r>
      <w:del w:id="200" w:author="Simon Vandemoortele" w:date="2016-04-18T22:38:00Z">
        <w:r w:rsidR="00332FB9">
          <w:delText>de</w:delText>
        </w:r>
      </w:del>
      <w:ins w:id="201" w:author="Simon Vandemoortele" w:date="2016-04-18T22:38:00Z">
        <w:r>
          <w:t xml:space="preserve">een </w:t>
        </w:r>
      </w:ins>
      <w:r>
        <w:t xml:space="preserve"> gebruiker </w:t>
      </w:r>
      <w:del w:id="202" w:author="Simon Vandemoortele" w:date="2016-04-18T22:38:00Z">
        <w:r w:rsidR="00332FB9">
          <w:delText xml:space="preserve">zou moeten kunnen uitvoeren </w:delText>
        </w:r>
      </w:del>
      <w:r>
        <w:t>met het systeem</w:t>
      </w:r>
      <w:ins w:id="203" w:author="Simon Vandemoortele" w:date="2016-04-18T22:38:00Z">
        <w:r>
          <w:t xml:space="preserve"> kan maken</w:t>
        </w:r>
      </w:ins>
      <w:r>
        <w:t xml:space="preserve">. Indien de gebruiker </w:t>
      </w:r>
      <w:del w:id="204" w:author="Simon Vandemoortele" w:date="2016-04-18T22:38:00Z">
        <w:r w:rsidR="00332FB9">
          <w:delText>dit</w:delText>
        </w:r>
      </w:del>
      <w:ins w:id="205" w:author="Simon Vandemoortele" w:date="2016-04-18T22:38:00Z">
        <w:r>
          <w:t>hier</w:t>
        </w:r>
      </w:ins>
      <w:r>
        <w:t xml:space="preserve"> niet </w:t>
      </w:r>
      <w:del w:id="206" w:author="Simon Vandemoortele" w:date="2016-04-18T22:38:00Z">
        <w:r w:rsidR="00332FB9">
          <w:delText>kan</w:delText>
        </w:r>
      </w:del>
      <w:ins w:id="207" w:author="Simon Vandemoortele" w:date="2016-04-18T22:38:00Z">
        <w:r>
          <w:t>in slaagt</w:t>
        </w:r>
      </w:ins>
      <w:r>
        <w:t xml:space="preserve"> (bijvoorbeeld door fouten) of heel wat hinder ondervindt om tot een resultaat te komen, dan kan de test als mislukt beschouwd worden. Het </w:t>
      </w:r>
      <w:del w:id="208" w:author="Simon Vandemoortele" w:date="2016-04-18T22:38:00Z">
        <w:r w:rsidR="0065349D">
          <w:delText>toekennen</w:delText>
        </w:r>
      </w:del>
      <w:ins w:id="209" w:author="Simon Vandemoortele" w:date="2016-04-18T22:38:00Z">
        <w:r>
          <w:t>toevertrouwen</w:t>
        </w:r>
      </w:ins>
      <w:r>
        <w:t xml:space="preserve"> van </w:t>
      </w:r>
      <w:del w:id="210" w:author="Simon Vandemoortele" w:date="2016-04-18T22:38:00Z">
        <w:r w:rsidR="0065349D">
          <w:delText>veel van deze opdrachten</w:delText>
        </w:r>
      </w:del>
      <w:ins w:id="211" w:author="Simon Vandemoortele" w:date="2016-04-18T22:38:00Z">
        <w:r>
          <w:t>zulke testen</w:t>
        </w:r>
      </w:ins>
      <w:r>
        <w:t xml:space="preserve"> aan </w:t>
      </w:r>
      <w:del w:id="212" w:author="Simon Vandemoortele" w:date="2016-04-18T22:38:00Z">
        <w:r w:rsidR="0065349D">
          <w:delText>externe personen is zeker</w:delText>
        </w:r>
      </w:del>
      <w:ins w:id="213" w:author="Simon Vandemoortele" w:date="2016-04-18T22:38:00Z">
        <w:r>
          <w:t>externen, die niet noodzakelijk IT expert zijn kan</w:t>
        </w:r>
      </w:ins>
      <w:r>
        <w:t xml:space="preserve"> een meerwaarde </w:t>
      </w:r>
      <w:del w:id="214" w:author="Simon Vandemoortele" w:date="2016-04-18T22:38:00Z">
        <w:r w:rsidR="0065349D">
          <w:delText>mede door hun beperkte of afwezige kennis van</w:delText>
        </w:r>
      </w:del>
      <w:ins w:id="215" w:author="Simon Vandemoortele" w:date="2016-04-18T22:38:00Z">
        <w:r>
          <w:t>bieden aan</w:t>
        </w:r>
      </w:ins>
      <w:r>
        <w:t xml:space="preserve"> de </w:t>
      </w:r>
      <w:del w:id="216" w:author="Simon Vandemoortele" w:date="2016-04-18T22:38:00Z">
        <w:r w:rsidR="0065349D">
          <w:delText>toepassing</w:delText>
        </w:r>
      </w:del>
      <w:ins w:id="217" w:author="Simon Vandemoortele" w:date="2016-04-18T22:38:00Z">
        <w:r>
          <w:t>gebruiksvriendelijkheid en algemene kwaliteit van het project</w:t>
        </w:r>
      </w:ins>
      <w:r>
        <w:t>.</w:t>
      </w:r>
    </w:p>
    <w:p w:rsidR="001F6608" w:rsidRDefault="001F6608" w:rsidP="001F6608">
      <w:r>
        <w:t>$ aan te vullen: per usecase een test ontwerpen + eventuele extra testen</w:t>
      </w:r>
    </w:p>
    <w:p w:rsidR="001F6608" w:rsidRPr="00437F7B" w:rsidRDefault="001F6608" w:rsidP="001F6608">
      <w:pPr>
        <w:rPr>
          <w:lang w:val="en-US"/>
        </w:rPr>
      </w:pPr>
      <w:r w:rsidRPr="00437F7B">
        <w:rPr>
          <w:lang w:val="en-US"/>
        </w:rPr>
        <w:t>Use Case 1: Meld abnormaliteiten</w:t>
      </w:r>
      <w:r w:rsidRPr="00437F7B">
        <w:rPr>
          <w:lang w:val="en-US"/>
        </w:rPr>
        <w:tab/>
        <w:t>7</w:t>
      </w:r>
    </w:p>
    <w:p w:rsidR="001F6608" w:rsidRPr="00437F7B" w:rsidRDefault="001F6608" w:rsidP="001F6608">
      <w:pPr>
        <w:rPr>
          <w:lang w:val="en-US"/>
        </w:rPr>
      </w:pPr>
      <w:r w:rsidRPr="00437F7B">
        <w:rPr>
          <w:lang w:val="en-US"/>
        </w:rPr>
        <w:t>Use Case 2: Bekijk reistijden</w:t>
      </w:r>
      <w:r w:rsidRPr="00437F7B">
        <w:rPr>
          <w:lang w:val="en-US"/>
        </w:rPr>
        <w:tab/>
        <w:t>8</w:t>
      </w:r>
    </w:p>
    <w:p w:rsidR="001F6608" w:rsidRPr="00437F7B" w:rsidRDefault="001F6608" w:rsidP="001F6608">
      <w:pPr>
        <w:rPr>
          <w:lang w:val="en-US"/>
        </w:rPr>
      </w:pPr>
      <w:r w:rsidRPr="00437F7B">
        <w:rPr>
          <w:lang w:val="en-US"/>
        </w:rPr>
        <w:t>Use Case 3: Controleer data</w:t>
      </w:r>
      <w:r w:rsidRPr="00437F7B">
        <w:rPr>
          <w:lang w:val="en-US"/>
        </w:rPr>
        <w:tab/>
        <w:t>9</w:t>
      </w:r>
    </w:p>
    <w:p w:rsidR="001F6608" w:rsidRDefault="001F6608" w:rsidP="001F6608">
      <w:r>
        <w:t>use Case 4: Bekijk actuele verkeerssituatie</w:t>
      </w:r>
      <w:r>
        <w:tab/>
        <w:t>10</w:t>
      </w:r>
    </w:p>
    <w:p w:rsidR="001F6608" w:rsidRDefault="001F6608" w:rsidP="001F6608">
      <w:r>
        <w:t>use Case 5: Vergelijk verkeersinformatie</w:t>
      </w:r>
      <w:r>
        <w:tab/>
        <w:t>11</w:t>
      </w:r>
    </w:p>
    <w:p w:rsidR="001F6608" w:rsidRDefault="001F6608" w:rsidP="001F6608">
      <w:r>
        <w:t>use Case 6: Data ophalen en hergebruiken</w:t>
      </w:r>
      <w:r>
        <w:tab/>
        <w:t>12</w:t>
      </w:r>
    </w:p>
    <w:p w:rsidR="00407F8C" w:rsidRDefault="001F6608" w:rsidP="001F6608">
      <w:pPr>
        <w:spacing w:after="160" w:line="259" w:lineRule="auto"/>
        <w:jc w:val="left"/>
      </w:pPr>
      <w:r>
        <w:br w:type="page"/>
      </w:r>
    </w:p>
    <w:p w:rsidR="00045478" w:rsidRDefault="00045478" w:rsidP="00045478">
      <w:pPr>
        <w:pStyle w:val="Kop2"/>
      </w:pPr>
      <w:bookmarkStart w:id="218" w:name="_Toc448695125"/>
      <w:r>
        <w:lastRenderedPageBreak/>
        <w:t>Toewijzing testen</w:t>
      </w:r>
      <w:bookmarkEnd w:id="218"/>
    </w:p>
    <w:p w:rsidR="00407F8C" w:rsidRDefault="00407F8C" w:rsidP="000D25ED">
      <w:r>
        <w:t>$tabel aanvullen</w:t>
      </w:r>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el"/>
      </w:pPr>
      <w:bookmarkStart w:id="219" w:name="_Toc447719683"/>
      <w:bookmarkStart w:id="220" w:name="_Toc448695126"/>
      <w:r w:rsidRPr="00437F7B">
        <w:t>Installatie</w:t>
      </w:r>
      <w:r>
        <w:t xml:space="preserve"> en onderhoud</w:t>
      </w:r>
      <w:bookmarkEnd w:id="219"/>
      <w:bookmarkEnd w:id="220"/>
    </w:p>
    <w:p w:rsidR="00DA0F38" w:rsidRDefault="00DA0F38" w:rsidP="00DA0F38">
      <w:r>
        <w:br w:type="page"/>
      </w:r>
    </w:p>
    <w:p w:rsidR="001F6608" w:rsidRDefault="001F6608" w:rsidP="001F6608">
      <w:pPr>
        <w:pStyle w:val="Kop1"/>
      </w:pPr>
      <w:r>
        <w:lastRenderedPageBreak/>
        <w:t>Installatiehandleiding</w:t>
      </w:r>
    </w:p>
    <w:p w:rsidR="001F6608" w:rsidRDefault="001F6608" w:rsidP="001F6608">
      <w:r>
        <w:t xml:space="preserve">Dit onderdeel van de software-analyse zal </w:t>
      </w:r>
      <w:del w:id="221" w:author="Simon Vandemoortele" w:date="2016-04-18T22:38:00Z">
        <w:r w:rsidR="00B20E81">
          <w:delText xml:space="preserve">gaan over </w:delText>
        </w:r>
      </w:del>
      <w:r>
        <w:t>de installatie</w:t>
      </w:r>
      <w:del w:id="222" w:author="Simon Vandemoortele" w:date="2016-04-18T22:38:00Z">
        <w:r w:rsidR="00B20E81">
          <w:delText>. Hieronder</w:delText>
        </w:r>
      </w:del>
      <w:ins w:id="223" w:author="Simon Vandemoortele" w:date="2016-04-18T22:38:00Z">
        <w:r>
          <w:t xml:space="preserve"> van de (productie)server grondig beschrijven. In wat volgt</w:t>
        </w:r>
      </w:ins>
      <w:r>
        <w:t xml:space="preserve"> wordt in detail besproken hoe </w:t>
      </w:r>
      <w:del w:id="224" w:author="Simon Vandemoortele" w:date="2016-04-18T22:38:00Z">
        <w:r w:rsidR="00B20E81">
          <w:delText>vanaf</w:delText>
        </w:r>
      </w:del>
      <w:ins w:id="225" w:author="Simon Vandemoortele" w:date="2016-04-18T22:38:00Z">
        <w:r>
          <w:t>vanuit</w:t>
        </w:r>
      </w:ins>
      <w:r>
        <w:t xml:space="preserve"> de broncode een </w:t>
      </w:r>
      <w:del w:id="226" w:author="Simon Vandemoortele" w:date="2016-04-18T22:38:00Z">
        <w:r w:rsidR="00B20E81">
          <w:delText>werkend programma gemaakt</w:delText>
        </w:r>
      </w:del>
      <w:ins w:id="227" w:author="Simon Vandemoortele" w:date="2016-04-18T22:38:00Z">
        <w:r>
          <w:t>werkende applicatie opgestart</w:t>
        </w:r>
      </w:ins>
      <w:r>
        <w:t xml:space="preserve"> kan worden. </w:t>
      </w:r>
    </w:p>
    <w:p w:rsidR="001F6608" w:rsidRDefault="001F6608" w:rsidP="001F6608">
      <w:pPr>
        <w:pStyle w:val="Kop2"/>
      </w:pPr>
      <w:bookmarkStart w:id="228" w:name="_Toc448695128"/>
      <w:r>
        <w:t>Installatie</w:t>
      </w:r>
      <w:bookmarkEnd w:id="228"/>
    </w:p>
    <w:p w:rsidR="001F6608" w:rsidRDefault="001F6608" w:rsidP="001F6608">
      <w:r>
        <w:t xml:space="preserve">Om het project te laten runnen zijn er </w:t>
      </w:r>
      <w:del w:id="229" w:author="Simon Vandemoortele" w:date="2016-04-18T22:38:00Z">
        <w:r w:rsidR="00CF1826">
          <w:delText>wat praktische componenten</w:delText>
        </w:r>
      </w:del>
      <w:ins w:id="230" w:author="Simon Vandemoortele" w:date="2016-04-18T22:38:00Z">
        <w:r>
          <w:t>enkele basiscomponenten</w:t>
        </w:r>
      </w:ins>
      <w:r>
        <w:t xml:space="preserve"> nodig. Er zijn minimaal twee toestellen nodig om dit project te laten werken. Allereerst is er een server nodig. Dit kan zowel een fysieke hardware server, een desktop als een virtuele machine zijn. Om deze server zal </w:t>
      </w:r>
      <w:del w:id="231" w:author="Simon Vandemoortele" w:date="2016-04-18T22:38:00Z">
        <w:r w:rsidR="00CF1826">
          <w:delText xml:space="preserve">Linux </w:delText>
        </w:r>
      </w:del>
      <w:ins w:id="232" w:author="Simon Vandemoortele" w:date="2016-04-18T22:38:00Z">
        <w:r>
          <w:t xml:space="preserve">een server OS </w:t>
        </w:r>
      </w:ins>
      <w:r>
        <w:t>draaien</w:t>
      </w:r>
      <w:del w:id="233" w:author="Simon Vandemoortele" w:date="2016-04-18T22:38:00Z">
        <w:r w:rsidR="00CF1826">
          <w:delText>.</w:delText>
        </w:r>
      </w:del>
      <w:ins w:id="234" w:author="Simon Vandemoortele" w:date="2016-04-18T22:38:00Z">
        <w:r>
          <w:t xml:space="preserve"> gebouwd rondom de Linux kernel.</w:t>
        </w:r>
      </w:ins>
      <w:r>
        <w:t xml:space="preserve"> Een tweede component is een </w:t>
      </w:r>
      <w:del w:id="235" w:author="Simon Vandemoortele" w:date="2016-04-18T22:38:00Z">
        <w:r w:rsidR="005024C4">
          <w:delText>Windows</w:delText>
        </w:r>
      </w:del>
      <w:ins w:id="236" w:author="Simon Vandemoortele" w:date="2016-04-18T22:38:00Z">
        <w:r>
          <w:t>host</w:t>
        </w:r>
      </w:ins>
      <w:r>
        <w:t xml:space="preserve"> toestel</w:t>
      </w:r>
      <w:del w:id="237" w:author="Simon Vandemoortele" w:date="2016-04-18T22:38:00Z">
        <w:r w:rsidR="005024C4">
          <w:delText>. Deze</w:delText>
        </w:r>
      </w:del>
      <w:ins w:id="238" w:author="Simon Vandemoortele" w:date="2016-04-18T22:38:00Z">
        <w:r>
          <w:t>, dat bij voorkeur van een grafisch besturingssysteem gebruik maakt (Windows, Mac OS, Linux). Dit toestel</w:t>
        </w:r>
      </w:ins>
      <w:r>
        <w:t xml:space="preserve"> zal eenmalig gebruikt worden om de broncode te compileren. Eenmaal dit gebeurt is kan het gecompileerde project overgeplaatst worden naar de server.</w:t>
      </w:r>
    </w:p>
    <w:p w:rsidR="001F6608" w:rsidRDefault="001F6608" w:rsidP="001F6608">
      <w:pPr>
        <w:pStyle w:val="Kop3"/>
      </w:pPr>
      <w:bookmarkStart w:id="239" w:name="_Toc448695129"/>
      <w:r>
        <w:t>Server</w:t>
      </w:r>
      <w:bookmarkEnd w:id="239"/>
    </w:p>
    <w:p w:rsidR="001F6608" w:rsidRDefault="001F6608" w:rsidP="001F6608">
      <w:r>
        <w:t xml:space="preserve">Vooraleer de installatie van start kan gaan moet een </w:t>
      </w:r>
      <w:ins w:id="240" w:author="Simon Vandemoortele" w:date="2016-04-18T22:38:00Z">
        <w:r>
          <w:t xml:space="preserve">geschikte </w:t>
        </w:r>
      </w:ins>
      <w:r>
        <w:t xml:space="preserve">keuze gemaakt worden welk besturingssysteem </w:t>
      </w:r>
      <w:del w:id="241" w:author="Simon Vandemoortele" w:date="2016-04-18T22:38:00Z">
        <w:r w:rsidR="00B35C26">
          <w:delText>gebruikt</w:delText>
        </w:r>
      </w:del>
      <w:ins w:id="242" w:author="Simon Vandemoortele" w:date="2016-04-18T22:38:00Z">
        <w:r>
          <w:t>er op de server</w:t>
        </w:r>
      </w:ins>
      <w:r>
        <w:t xml:space="preserve"> zal </w:t>
      </w:r>
      <w:del w:id="243" w:author="Simon Vandemoortele" w:date="2016-04-18T22:38:00Z">
        <w:r w:rsidR="00B35C26">
          <w:delText>worden</w:delText>
        </w:r>
      </w:del>
      <w:ins w:id="244" w:author="Simon Vandemoortele" w:date="2016-04-18T22:38:00Z">
        <w:r>
          <w:t>draaien</w:t>
        </w:r>
      </w:ins>
      <w:r>
        <w:t xml:space="preserve">. De keuze </w:t>
      </w:r>
      <w:del w:id="245" w:author="Simon Vandemoortele" w:date="2016-04-18T22:38:00Z">
        <w:r w:rsidR="00B35C26">
          <w:delText xml:space="preserve">die </w:delText>
        </w:r>
        <w:r w:rsidR="00462208">
          <w:delText>gemaakt wordt hangt af</w:delText>
        </w:r>
      </w:del>
      <w:ins w:id="246" w:author="Simon Vandemoortele" w:date="2016-04-18T22:38:00Z">
        <w:r>
          <w:t>is enerzijds afhankelijk</w:t>
        </w:r>
      </w:ins>
      <w:r>
        <w:t xml:space="preserve"> van </w:t>
      </w:r>
      <w:del w:id="247" w:author="Simon Vandemoortele" w:date="2016-04-18T22:38:00Z">
        <w:r w:rsidR="00462208">
          <w:delText>persoonlijk</w:delText>
        </w:r>
      </w:del>
      <w:ins w:id="248" w:author="Simon Vandemoortele" w:date="2016-04-18T22:38:00Z">
        <w:r>
          <w:t>persoonlijke</w:t>
        </w:r>
      </w:ins>
      <w:r>
        <w:t xml:space="preserve"> voorkeur</w:t>
      </w:r>
      <w:del w:id="249" w:author="Simon Vandemoortele" w:date="2016-04-18T22:38:00Z">
        <w:r w:rsidR="004F42CE">
          <w:delText>.</w:delText>
        </w:r>
        <w:r w:rsidR="00B35C26">
          <w:delText xml:space="preserve"> Het is aan te raden om </w:delText>
        </w:r>
        <w:r w:rsidR="004F42CE">
          <w:delText xml:space="preserve">een </w:delText>
        </w:r>
      </w:del>
      <w:ins w:id="250" w:author="Simon Vandemoortele" w:date="2016-04-18T22:38:00Z">
        <w:r>
          <w:t xml:space="preserve">, maar ook functionaliteit en compatibiliteit verschillen vaak van </w:t>
        </w:r>
      </w:ins>
      <w:r>
        <w:t xml:space="preserve">distributie </w:t>
      </w:r>
      <w:del w:id="251" w:author="Simon Vandemoortele" w:date="2016-04-18T22:38:00Z">
        <w:r w:rsidR="004F42CE">
          <w:delText>te kiezen die</w:delText>
        </w:r>
      </w:del>
      <w:ins w:id="252" w:author="Simon Vandemoortele" w:date="2016-04-18T22:38:00Z">
        <w:r>
          <w:t>tot distributie. Zoals reeds</w:t>
        </w:r>
      </w:ins>
      <w:r>
        <w:t xml:space="preserve"> eerder </w:t>
      </w:r>
      <w:del w:id="253" w:author="Simon Vandemoortele" w:date="2016-04-18T22:38:00Z">
        <w:r w:rsidR="004F42CE">
          <w:delText>gericht</w:delText>
        </w:r>
      </w:del>
      <w:ins w:id="254" w:author="Simon Vandemoortele" w:date="2016-04-18T22:38:00Z">
        <w:r>
          <w:t>aangehaald wordt er voor de serveromgeving gekozen voor een Linux georiënteerde distributie. Dit OS</w:t>
        </w:r>
      </w:ins>
      <w:r>
        <w:t xml:space="preserve"> is </w:t>
      </w:r>
      <w:del w:id="255" w:author="Simon Vandemoortele" w:date="2016-04-18T22:38:00Z">
        <w:r w:rsidR="004F42CE">
          <w:delText>naar servers en niet naar desktops</w:delText>
        </w:r>
      </w:del>
      <w:ins w:id="256" w:author="Simon Vandemoortele" w:date="2016-04-18T22:38:00Z">
        <w:r>
          <w:t>bij voorkeur specifiek voor serverdoeleinden samengesteld</w:t>
        </w:r>
      </w:ins>
      <w:r>
        <w:t xml:space="preserve">. In deze installatiehandleiding zullen twee distributies in detail besproken worden: enerzijds Fedora en anderzijds CentOS. De reden hiervoor is dat een </w:t>
      </w:r>
      <w:del w:id="257" w:author="Simon Vandemoortele" w:date="2016-04-18T22:38:00Z">
        <w:r w:rsidR="001C7C37">
          <w:delText>Fedoraserver</w:delText>
        </w:r>
      </w:del>
      <w:ins w:id="258" w:author="Simon Vandemoortele" w:date="2016-04-18T22:38:00Z">
        <w:r>
          <w:t>Fedora server</w:t>
        </w:r>
      </w:ins>
      <w:r>
        <w:t xml:space="preserve"> aangeboden werd door de opleidingscoördinatoren van onze richting. Fedora is zeker geschikt als server maar deze heeft echter het nadeel van een snelle Life-Cycle. Dit wil zeggen dat een versie van Fedora sneller beschouwd wordt als ‘oud’ en </w:t>
      </w:r>
      <w:ins w:id="259" w:author="Simon Vandemoortele" w:date="2016-04-18T22:38:00Z">
        <w:r>
          <w:t xml:space="preserve">deze </w:t>
        </w:r>
      </w:ins>
      <w:r>
        <w:t xml:space="preserve">hierdoor geen updates of beveiligingspatches meer ontvangt. In het algemeen wordt een bepaalde versie ondersteund tot één maand nadat twee nieuwe versies uitgekomen zijn. Er wordt ongeveer ieder half jaar een nieuwe versie </w:t>
      </w:r>
      <w:del w:id="260" w:author="Simon Vandemoortele" w:date="2016-04-18T22:38:00Z">
        <w:r w:rsidR="0055007E">
          <w:delText>gereleased</w:delText>
        </w:r>
      </w:del>
      <w:ins w:id="261" w:author="Simon Vandemoortele" w:date="2016-04-18T22:38:00Z">
        <w:r>
          <w:t>gereleaset</w:t>
        </w:r>
      </w:ins>
      <w:r>
        <w:t xml:space="preserve">. CentOS daarentegen heeft een veel langere ‘life cycle’. De huidige versie (CentOS 7) werd </w:t>
      </w:r>
      <w:del w:id="262" w:author="Simon Vandemoortele" w:date="2016-04-18T22:38:00Z">
        <w:r w:rsidR="0055007E">
          <w:delText>gereleased</w:delText>
        </w:r>
      </w:del>
      <w:ins w:id="263" w:author="Simon Vandemoortele" w:date="2016-04-18T22:38:00Z">
        <w:r>
          <w:t>gereleaset</w:t>
        </w:r>
      </w:ins>
      <w:r>
        <w:t xml:space="preserve"> in juni 2015 en zal </w:t>
      </w:r>
      <w:del w:id="264" w:author="Simon Vandemoortele" w:date="2016-04-18T22:38:00Z">
        <w:r w:rsidR="0055007E">
          <w:delText>onderhouden</w:delText>
        </w:r>
      </w:del>
      <w:ins w:id="265" w:author="Simon Vandemoortele" w:date="2016-04-18T22:38:00Z">
        <w:r>
          <w:t>ondersteund</w:t>
        </w:r>
      </w:ins>
      <w:r>
        <w:t xml:space="preserve"> worden tot juni 2024. </w:t>
      </w:r>
    </w:p>
    <w:p w:rsidR="001F6608" w:rsidRDefault="001F6608" w:rsidP="001F6608">
      <w:r>
        <w:t xml:space="preserve">Stabiliteit is eveneens een belangrijk aspect </w:t>
      </w:r>
      <w:del w:id="266" w:author="Simon Vandemoortele" w:date="2016-04-18T22:38:00Z">
        <w:r w:rsidR="001C7C37">
          <w:delText>van</w:delText>
        </w:r>
      </w:del>
      <w:ins w:id="267" w:author="Simon Vandemoortele" w:date="2016-04-18T22:38:00Z">
        <w:r>
          <w:t>in</w:t>
        </w:r>
      </w:ins>
      <w:r>
        <w:t xml:space="preserve"> dit project. Het is de bedoeling dat deze server (en het project) 24 uur per dag, 7 dagen per week draait. Hoe stabieler het besturingssysteem, hoe groter de kans dat dit </w:t>
      </w:r>
      <w:del w:id="268" w:author="Simon Vandemoortele" w:date="2016-04-18T22:38:00Z">
        <w:r w:rsidR="00D84333">
          <w:delText xml:space="preserve">zich </w:delText>
        </w:r>
        <w:r w:rsidR="0040105A">
          <w:delText>ook daadwerkelijk</w:delText>
        </w:r>
        <w:r w:rsidR="00D84333">
          <w:delText xml:space="preserve"> in de praktijk voordoet</w:delText>
        </w:r>
        <w:r w:rsidR="00140D2B">
          <w:delText>.</w:delText>
        </w:r>
      </w:del>
      <w:ins w:id="269" w:author="Simon Vandemoortele" w:date="2016-04-18T22:38:00Z">
        <w:r>
          <w:t>vooropgesteld doel gehaald kan worden.</w:t>
        </w:r>
      </w:ins>
      <w:r>
        <w:t xml:space="preserve"> Zowel CentOS als Fedora staan bekend </w:t>
      </w:r>
      <w:del w:id="270" w:author="Simon Vandemoortele" w:date="2016-04-18T22:38:00Z">
        <w:r w:rsidR="00CC4186">
          <w:delText>voor</w:delText>
        </w:r>
      </w:del>
      <w:ins w:id="271" w:author="Simon Vandemoortele" w:date="2016-04-18T22:38:00Z">
        <w:r>
          <w:t>om</w:t>
        </w:r>
      </w:ins>
      <w:r>
        <w:t xml:space="preserve"> hun stabiliteit, </w:t>
      </w:r>
      <w:ins w:id="272" w:author="Simon Vandemoortele" w:date="2016-04-18T22:38:00Z">
        <w:r>
          <w:t xml:space="preserve">maar </w:t>
        </w:r>
      </w:ins>
      <w:r>
        <w:t xml:space="preserve">dit is voor heel wat Linux distributies het geval. </w:t>
      </w:r>
      <w:del w:id="273" w:author="Simon Vandemoortele" w:date="2016-04-18T22:38:00Z">
        <w:r w:rsidR="009558ED">
          <w:delText>Door</w:delText>
        </w:r>
      </w:del>
      <w:ins w:id="274" w:author="Simon Vandemoortele" w:date="2016-04-18T22:38:00Z">
        <w:r>
          <w:t>Toch zorgen</w:t>
        </w:r>
      </w:ins>
      <w:r>
        <w:t xml:space="preserve"> de </w:t>
      </w:r>
      <w:del w:id="275" w:author="Simon Vandemoortele" w:date="2016-04-18T22:38:00Z">
        <w:r w:rsidR="009558ED">
          <w:delText>vele</w:delText>
        </w:r>
      </w:del>
      <w:ins w:id="276" w:author="Simon Vandemoortele" w:date="2016-04-18T22:38:00Z">
        <w:r>
          <w:t>frequente</w:t>
        </w:r>
      </w:ins>
      <w:r>
        <w:t xml:space="preserve"> releases </w:t>
      </w:r>
      <w:ins w:id="277" w:author="Simon Vandemoortele" w:date="2016-04-18T22:38:00Z">
        <w:r>
          <w:t xml:space="preserve">bij Fedora ervoor dat het OS nipt de duimen moet leggen voor CentOS op het vlak </w:t>
        </w:r>
      </w:ins>
      <w:r>
        <w:t xml:space="preserve">van </w:t>
      </w:r>
      <w:del w:id="278" w:author="Simon Vandemoortele" w:date="2016-04-18T22:38:00Z">
        <w:r w:rsidR="009558ED">
          <w:delText xml:space="preserve">Fedora lijdt de </w:delText>
        </w:r>
      </w:del>
      <w:r>
        <w:t>stabiliteit</w:t>
      </w:r>
      <w:del w:id="279" w:author="Simon Vandemoortele" w:date="2016-04-18T22:38:00Z">
        <w:r w:rsidR="009558ED">
          <w:delText xml:space="preserve"> eronder</w:delText>
        </w:r>
      </w:del>
      <w:r>
        <w:t xml:space="preserve">. Als een CentOS een label van 100% stabiel krijgt, dan komt dit </w:t>
      </w:r>
      <w:del w:id="280" w:author="Simon Vandemoortele" w:date="2016-04-18T22:38:00Z">
        <w:r w:rsidR="0077410D">
          <w:delText>overeen met</w:delText>
        </w:r>
      </w:del>
      <w:ins w:id="281" w:author="Simon Vandemoortele" w:date="2016-04-18T22:38:00Z">
        <w:r>
          <w:t xml:space="preserve">neer op </w:t>
        </w:r>
      </w:ins>
      <w:r>
        <w:t xml:space="preserve"> 99.5% stabiliteit bij Fedora. Uiteindelijk zijn beide server geschikt als server en ligt de</w:t>
      </w:r>
      <w:ins w:id="282" w:author="Simon Vandemoortele" w:date="2016-04-18T22:38:00Z">
        <w:r>
          <w:t xml:space="preserve"> finale</w:t>
        </w:r>
      </w:ins>
      <w:r>
        <w:t xml:space="preserve"> keuze bij de eindgebruiker.</w:t>
      </w:r>
    </w:p>
    <w:p w:rsidR="001F6608" w:rsidRDefault="001F6608" w:rsidP="001F6608">
      <w:pPr>
        <w:pStyle w:val="Kop4"/>
      </w:pPr>
      <w:r>
        <w:t>Fedora</w:t>
      </w:r>
    </w:p>
    <w:p w:rsidR="001F6608" w:rsidRDefault="001F6608" w:rsidP="001F6608">
      <w:r>
        <w:t xml:space="preserve">De installatie van Fedora is relatief eenvoudig. Net zoals bij Windows kan de installatie gebeuren op een grafische manier. Het besturingssysteem kan gedownload worden via de website </w:t>
      </w:r>
      <w:del w:id="283" w:author="Simon Vandemoortele" w:date="2016-04-18T22:38:00Z">
        <w:r w:rsidR="00BC4E0A">
          <w:delText>getfedora.com. Hier is het</w:delText>
        </w:r>
      </w:del>
      <w:ins w:id="284" w:author="Simon Vandemoortele" w:date="2016-04-18T22:38:00Z">
        <w:r w:rsidR="00281196">
          <w:fldChar w:fldCharType="begin"/>
        </w:r>
        <w:r w:rsidR="00281196">
          <w:instrText xml:space="preserve"> HYPERLINK "https://getfedora.com" </w:instrText>
        </w:r>
        <w:r w:rsidR="00281196">
          <w:fldChar w:fldCharType="separate"/>
        </w:r>
        <w:r w:rsidRPr="000812E1">
          <w:rPr>
            <w:rStyle w:val="Hyperlink"/>
          </w:rPr>
          <w:t>https://getfedora.com</w:t>
        </w:r>
        <w:r w:rsidR="00281196">
          <w:rPr>
            <w:rStyle w:val="Hyperlink"/>
          </w:rPr>
          <w:fldChar w:fldCharType="end"/>
        </w:r>
        <w:r>
          <w:t>. Hier is hierbij wel</w:t>
        </w:r>
      </w:ins>
      <w:r>
        <w:t xml:space="preserve"> belangrijk om de serverversie te selecteren. De keuze voor 32-bit of een 64-bit systeem is afhankelijk van de fysieke server. </w:t>
      </w:r>
      <w:del w:id="285" w:author="Simon Vandemoortele" w:date="2016-04-18T22:38:00Z">
        <w:r w:rsidR="004D28DC">
          <w:delText>De</w:delText>
        </w:r>
      </w:del>
      <w:ins w:id="286" w:author="Simon Vandemoortele" w:date="2016-04-18T22:38:00Z">
        <w:r>
          <w:t>Een</w:t>
        </w:r>
      </w:ins>
      <w:r>
        <w:t xml:space="preserve"> algemene regel is om </w:t>
      </w:r>
      <w:del w:id="287" w:author="Simon Vandemoortele" w:date="2016-04-18T22:38:00Z">
        <w:r w:rsidR="004D28DC">
          <w:delText>een</w:delText>
        </w:r>
      </w:del>
      <w:ins w:id="288" w:author="Simon Vandemoortele" w:date="2016-04-18T22:38:00Z">
        <w:r>
          <w:t>de</w:t>
        </w:r>
      </w:ins>
      <w:r>
        <w:t xml:space="preserve"> 32-bit installatie uit te voeren op een systeem met 4GB ram of minder. Indien de CPU van het toestel 64-bit ondersteunt, wordt best gekozen voor </w:t>
      </w:r>
      <w:del w:id="289" w:author="Simon Vandemoortele" w:date="2016-04-18T22:38:00Z">
        <w:r w:rsidR="00C639D1">
          <w:delText>een</w:delText>
        </w:r>
      </w:del>
      <w:ins w:id="290" w:author="Simon Vandemoortele" w:date="2016-04-18T22:38:00Z">
        <w:r>
          <w:t>de</w:t>
        </w:r>
      </w:ins>
      <w:r>
        <w:t xml:space="preserve"> 64-bit installatie.</w:t>
      </w:r>
    </w:p>
    <w:p w:rsidR="001F6608" w:rsidRDefault="001F6608" w:rsidP="001F6608">
      <w:r>
        <w:t xml:space="preserve">Wanneer het toestel opgestart wordt met de installatie-cd van Fedora wordt gevraagd aan de gebruiker of </w:t>
      </w:r>
      <w:del w:id="291" w:author="Simon Vandemoortele" w:date="2016-04-18T22:38:00Z">
        <w:r w:rsidR="005371A7">
          <w:delText>deze de software</w:delText>
        </w:r>
      </w:del>
      <w:ins w:id="292" w:author="Simon Vandemoortele" w:date="2016-04-18T22:38:00Z">
        <w:r>
          <w:t>hij het OS meteen</w:t>
        </w:r>
      </w:ins>
      <w:r>
        <w:t xml:space="preserve"> wil installeren</w:t>
      </w:r>
      <w:ins w:id="293" w:author="Simon Vandemoortele" w:date="2016-04-18T22:38:00Z">
        <w:r>
          <w:t>,</w:t>
        </w:r>
      </w:ins>
      <w:r>
        <w:t xml:space="preserve"> of </w:t>
      </w:r>
      <w:del w:id="294" w:author="Simon Vandemoortele" w:date="2016-04-18T22:38:00Z">
        <w:r w:rsidR="005371A7">
          <w:delText>we</w:delText>
        </w:r>
      </w:del>
      <w:ins w:id="295" w:author="Simon Vandemoortele" w:date="2016-04-18T22:38:00Z">
        <w:r>
          <w:t>dat hij het OS eerst even wil</w:t>
        </w:r>
      </w:ins>
      <w:r>
        <w:t xml:space="preserve"> testen. </w:t>
      </w:r>
      <w:del w:id="296" w:author="Simon Vandemoortele" w:date="2016-04-18T22:38:00Z">
        <w:r w:rsidR="005371A7">
          <w:delText>Hier</w:delText>
        </w:r>
      </w:del>
      <w:ins w:id="297" w:author="Simon Vandemoortele" w:date="2016-04-18T22:38:00Z">
        <w:r>
          <w:t>Alhoewel het testen van Fedora handig kan zijn</w:t>
        </w:r>
      </w:ins>
      <w:r>
        <w:t xml:space="preserve"> wordt </w:t>
      </w:r>
      <w:del w:id="298" w:author="Simon Vandemoortele" w:date="2016-04-18T22:38:00Z">
        <w:r w:rsidR="005371A7">
          <w:delText>geklikt</w:delText>
        </w:r>
      </w:del>
      <w:ins w:id="299" w:author="Simon Vandemoortele" w:date="2016-04-18T22:38:00Z">
        <w:r>
          <w:t>hier toch voor de directe installatie gekozen. Klik hier dus</w:t>
        </w:r>
      </w:ins>
      <w:r>
        <w:t xml:space="preserve"> op ‘</w:t>
      </w:r>
      <w:r w:rsidRPr="00653344">
        <w:rPr>
          <w:i/>
          <w:rPrChange w:id="300" w:author="Simon Vandemoortele" w:date="2016-04-18T22:38:00Z">
            <w:rPr/>
          </w:rPrChange>
        </w:rPr>
        <w:t>install’</w:t>
      </w:r>
      <w:r>
        <w:t>.</w:t>
      </w:r>
    </w:p>
    <w:p w:rsidR="001F6608" w:rsidRDefault="001F6608" w:rsidP="001F6608">
      <w:pPr>
        <w:jc w:val="center"/>
      </w:pPr>
      <w:r>
        <w:rPr>
          <w:noProof/>
          <w:lang w:eastAsia="nl-BE"/>
        </w:rPr>
        <w:lastRenderedPageBreak/>
        <w:drawing>
          <wp:inline distT="0" distB="0" distL="0" distR="0" wp14:anchorId="33A77FC3" wp14:editId="3BDD2FAF">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2">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 xml:space="preserve">De eerste stap is een taal selecteren. Indien er internettoegang is, zal Fedora automatisch Nederlands selecteren. Klik </w:t>
      </w:r>
      <w:ins w:id="301" w:author="Simon Vandemoortele" w:date="2016-04-18T22:38:00Z">
        <w:r>
          <w:t xml:space="preserve">vervolgens </w:t>
        </w:r>
      </w:ins>
      <w:r>
        <w:t xml:space="preserve">op </w:t>
      </w:r>
      <w:ins w:id="302" w:author="Simon Vandemoortele" w:date="2016-04-18T22:38:00Z">
        <w:r>
          <w:t>“</w:t>
        </w:r>
      </w:ins>
      <w:r w:rsidRPr="00653344">
        <w:rPr>
          <w:i/>
          <w:rPrChange w:id="303" w:author="Simon Vandemoortele" w:date="2016-04-18T22:38:00Z">
            <w:rPr/>
          </w:rPrChange>
        </w:rPr>
        <w:t>verdergaan</w:t>
      </w:r>
      <w:del w:id="304" w:author="Simon Vandemoortele" w:date="2016-04-18T22:38:00Z">
        <w:r w:rsidR="005371A7">
          <w:delText>.</w:delText>
        </w:r>
      </w:del>
      <w:ins w:id="305" w:author="Simon Vandemoortele" w:date="2016-04-18T22:38:00Z">
        <w:r>
          <w:t>”.</w:t>
        </w:r>
      </w:ins>
    </w:p>
    <w:p w:rsidR="001F6608" w:rsidRDefault="001F6608" w:rsidP="001F6608">
      <w:pPr>
        <w:jc w:val="center"/>
      </w:pPr>
      <w:r>
        <w:rPr>
          <w:noProof/>
          <w:lang w:eastAsia="nl-BE"/>
        </w:rPr>
        <w:drawing>
          <wp:inline distT="0" distB="0" distL="0" distR="0" wp14:anchorId="2F7B303B" wp14:editId="23F6113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3">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 xml:space="preserve">Vervolgens wordt een overzicht gegeven van de te installeren onderdelen. Hier is het belangrijk om onder softwareselectie en installatiebestemming </w:t>
      </w:r>
      <w:ins w:id="306" w:author="Simon Vandemoortele" w:date="2016-04-18T22:38:00Z">
        <w:r>
          <w:t xml:space="preserve">volgende </w:t>
        </w:r>
      </w:ins>
      <w:r>
        <w:t>wijzigingen aan te brengen.</w:t>
      </w:r>
    </w:p>
    <w:p w:rsidR="001F6608" w:rsidRDefault="001F6608" w:rsidP="001F6608">
      <w:pPr>
        <w:jc w:val="center"/>
      </w:pPr>
      <w:r>
        <w:rPr>
          <w:noProof/>
          <w:lang w:eastAsia="nl-BE"/>
        </w:rPr>
        <w:drawing>
          <wp:inline distT="0" distB="0" distL="0" distR="0" wp14:anchorId="320027C7" wp14:editId="4B02D63C">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4">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 xml:space="preserve">Onder softwareselectie moet het vinkje gemarkeerd worden naast MariaDB (MySQL) database. Deze database is nodig om de gegevens op te slaan die het project genereert. Indien </w:t>
      </w:r>
      <w:del w:id="307" w:author="Simon Vandemoortele" w:date="2016-04-18T22:38:00Z">
        <w:r w:rsidR="005371A7">
          <w:delText>geopteerd</w:delText>
        </w:r>
      </w:del>
      <w:ins w:id="308" w:author="Simon Vandemoortele" w:date="2016-04-18T22:38:00Z">
        <w:r>
          <w:t>gekozen</w:t>
        </w:r>
      </w:ins>
      <w:r>
        <w:t xml:space="preserve"> wordt voor een ander type database (zoals MySQL), zal deze op eigen houtje geïnstalleerd moeten worden. Vervolgens klikt men linksboven op </w:t>
      </w:r>
      <w:ins w:id="309" w:author="Simon Vandemoortele" w:date="2016-04-18T22:38:00Z">
        <w:r>
          <w:t>“</w:t>
        </w:r>
      </w:ins>
      <w:r w:rsidRPr="00C924B0">
        <w:rPr>
          <w:i/>
          <w:rPrChange w:id="310" w:author="Simon Vandemoortele" w:date="2016-04-18T22:38:00Z">
            <w:rPr/>
          </w:rPrChange>
        </w:rPr>
        <w:t>klaar</w:t>
      </w:r>
      <w:del w:id="311" w:author="Simon Vandemoortele" w:date="2016-04-18T22:38:00Z">
        <w:r w:rsidR="00617DE9">
          <w:delText>.</w:delText>
        </w:r>
      </w:del>
      <w:ins w:id="312" w:author="Simon Vandemoortele" w:date="2016-04-18T22:38:00Z">
        <w:r>
          <w:t>”.</w:t>
        </w:r>
      </w:ins>
    </w:p>
    <w:p w:rsidR="001F6608" w:rsidRDefault="001F6608" w:rsidP="001F6608">
      <w:pPr>
        <w:jc w:val="center"/>
      </w:pPr>
      <w:r>
        <w:rPr>
          <w:noProof/>
          <w:lang w:eastAsia="nl-BE"/>
        </w:rPr>
        <w:drawing>
          <wp:inline distT="0" distB="0" distL="0" distR="0" wp14:anchorId="46E18693" wp14:editId="54F499E1">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w:t>
      </w:r>
      <w:ins w:id="313" w:author="Simon Vandemoortele" w:date="2016-04-18T22:38:00Z">
        <w:r>
          <w:t xml:space="preserve"> algemene</w:t>
        </w:r>
      </w:ins>
      <w:r>
        <w:t xml:space="preserve"> overzichtsscherm zit, moet de installatiebestemming geselecteerd worden. Dit wordt bekomen door op het </w:t>
      </w:r>
      <w:del w:id="314" w:author="Simon Vandemoortele" w:date="2016-04-18T22:38:00Z">
        <w:r w:rsidR="00003035">
          <w:delText>hardeschijficoontje</w:delText>
        </w:r>
      </w:del>
      <w:ins w:id="315" w:author="Simon Vandemoortele" w:date="2016-04-18T22:38:00Z">
        <w:r>
          <w:t>harde schijficoontje</w:t>
        </w:r>
      </w:ins>
      <w:r>
        <w:t xml:space="preserve"> te drukken en vervolgens de harde schijf te selecteren. In onderstaande screenshot staan een voorbeeld van dit menu met de selectie van de harde schijf. Vervolgens klikt men op </w:t>
      </w:r>
      <w:ins w:id="316" w:author="Simon Vandemoortele" w:date="2016-04-18T22:38:00Z">
        <w:r>
          <w:t>“</w:t>
        </w:r>
      </w:ins>
      <w:r w:rsidRPr="00C924B0">
        <w:rPr>
          <w:i/>
          <w:rPrChange w:id="317" w:author="Simon Vandemoortele" w:date="2016-04-18T22:38:00Z">
            <w:rPr/>
          </w:rPrChange>
        </w:rPr>
        <w:t>klaar</w:t>
      </w:r>
      <w:del w:id="318" w:author="Simon Vandemoortele" w:date="2016-04-18T22:38:00Z">
        <w:r w:rsidR="00EC2B44">
          <w:delText>.</w:delText>
        </w:r>
      </w:del>
      <w:ins w:id="319" w:author="Simon Vandemoortele" w:date="2016-04-18T22:38:00Z">
        <w:r>
          <w:rPr>
            <w:i/>
          </w:rPr>
          <w:t>”</w:t>
        </w:r>
        <w:r>
          <w:t>.</w:t>
        </w:r>
      </w:ins>
    </w:p>
    <w:p w:rsidR="001F6608" w:rsidRDefault="001F6608" w:rsidP="001F6608">
      <w:r>
        <w:rPr>
          <w:noProof/>
          <w:lang w:eastAsia="nl-BE"/>
        </w:rPr>
        <w:drawing>
          <wp:inline distT="0" distB="0" distL="0" distR="0" wp14:anchorId="46C03CD5" wp14:editId="57EA8707">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 xml:space="preserve">In het overzichtsmenu wordt nu onderaan geklikt op </w:t>
      </w:r>
      <w:ins w:id="320" w:author="Simon Vandemoortele" w:date="2016-04-18T22:38:00Z">
        <w:r>
          <w:t>“</w:t>
        </w:r>
      </w:ins>
      <w:r w:rsidRPr="00C924B0">
        <w:rPr>
          <w:i/>
          <w:rPrChange w:id="321" w:author="Simon Vandemoortele" w:date="2016-04-18T22:38:00Z">
            <w:rPr/>
          </w:rPrChange>
        </w:rPr>
        <w:t>begin met installatie</w:t>
      </w:r>
      <w:del w:id="322" w:author="Simon Vandemoortele" w:date="2016-04-18T22:38:00Z">
        <w:r w:rsidR="00EC2B44">
          <w:delText xml:space="preserve"> om</w:delText>
        </w:r>
      </w:del>
      <w:ins w:id="323" w:author="Simon Vandemoortele" w:date="2016-04-18T22:38:00Z">
        <w:r>
          <w:t>”. Dit zal</w:t>
        </w:r>
      </w:ins>
      <w:r>
        <w:t xml:space="preserve"> de installatie </w:t>
      </w:r>
      <w:del w:id="324" w:author="Simon Vandemoortele" w:date="2016-04-18T22:38:00Z">
        <w:r w:rsidR="00EC2B44">
          <w:delText xml:space="preserve">te </w:delText>
        </w:r>
      </w:del>
      <w:r>
        <w:t xml:space="preserve">starten. Tijdens de installatie wordt de mogelijkheid geboden om het wachtwoord van de root </w:t>
      </w:r>
      <w:ins w:id="325" w:author="Simon Vandemoortele" w:date="2016-04-18T22:38:00Z">
        <w:r>
          <w:t xml:space="preserve">gebruiker </w:t>
        </w:r>
      </w:ins>
      <w:r>
        <w:t xml:space="preserve">in te stellen. Een nieuwe gebruiker aanmaken is niet </w:t>
      </w:r>
      <w:del w:id="326" w:author="Simon Vandemoortele" w:date="2016-04-18T22:38:00Z">
        <w:r w:rsidR="00EC2B44">
          <w:delText>meteen</w:delText>
        </w:r>
      </w:del>
      <w:ins w:id="327" w:author="Simon Vandemoortele" w:date="2016-04-18T22:38:00Z">
        <w:r>
          <w:t>direct</w:t>
        </w:r>
      </w:ins>
      <w:r>
        <w:t xml:space="preserve"> nodig.</w:t>
      </w:r>
    </w:p>
    <w:p w:rsidR="001F6608" w:rsidRDefault="001F6608" w:rsidP="001F6608">
      <w:pPr>
        <w:jc w:val="center"/>
      </w:pPr>
      <w:r>
        <w:rPr>
          <w:noProof/>
          <w:lang w:eastAsia="nl-BE"/>
        </w:rPr>
        <w:lastRenderedPageBreak/>
        <w:drawing>
          <wp:inline distT="0" distB="0" distL="0" distR="0" wp14:anchorId="5B4AF49A" wp14:editId="6596A8B6">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 xml:space="preserve">Wanneer het installatieproces voltooid is, is het </w:t>
      </w:r>
      <w:ins w:id="328" w:author="Simon Vandemoortele" w:date="2016-04-18T22:38:00Z">
        <w:r>
          <w:t xml:space="preserve">tot slot nog </w:t>
        </w:r>
      </w:ins>
      <w:r>
        <w:t xml:space="preserve">belangrijk om de cd te verwijderen </w:t>
      </w:r>
      <w:del w:id="329" w:author="Simon Vandemoortele" w:date="2016-04-18T22:38:00Z">
        <w:r w:rsidR="00EC2B44">
          <w:delText>vooraleer</w:delText>
        </w:r>
      </w:del>
      <w:ins w:id="330" w:author="Simon Vandemoortele" w:date="2016-04-18T22:38:00Z">
        <w:r>
          <w:t>alvorens</w:t>
        </w:r>
      </w:ins>
      <w:r>
        <w:t xml:space="preserve"> opnieuw op te starten. Klik vervolgens op </w:t>
      </w:r>
      <w:ins w:id="331" w:author="Simon Vandemoortele" w:date="2016-04-18T22:38:00Z">
        <w:r>
          <w:t>“</w:t>
        </w:r>
      </w:ins>
      <w:r w:rsidRPr="00E02714">
        <w:rPr>
          <w:i/>
          <w:rPrChange w:id="332" w:author="Simon Vandemoortele" w:date="2016-04-18T22:38:00Z">
            <w:rPr/>
          </w:rPrChange>
        </w:rPr>
        <w:t>herstarten</w:t>
      </w:r>
      <w:del w:id="333" w:author="Simon Vandemoortele" w:date="2016-04-18T22:38:00Z">
        <w:r w:rsidR="00EC2B44">
          <w:delText>.</w:delText>
        </w:r>
      </w:del>
      <w:ins w:id="334" w:author="Simon Vandemoortele" w:date="2016-04-18T22:38:00Z">
        <w:r>
          <w:t>”.</w:t>
        </w:r>
      </w:ins>
    </w:p>
    <w:p w:rsidR="001F6608" w:rsidRDefault="001F6608" w:rsidP="001F6608">
      <w:r>
        <w:rPr>
          <w:noProof/>
          <w:lang w:eastAsia="nl-BE"/>
        </w:rPr>
        <w:drawing>
          <wp:inline distT="0" distB="0" distL="0" distR="0" wp14:anchorId="5FD3361E" wp14:editId="44CFFB3C">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r>
        <w:t>CentOS</w:t>
      </w:r>
    </w:p>
    <w:p w:rsidR="001F6608" w:rsidRDefault="001F6608" w:rsidP="001F6608">
      <w:r>
        <w:t xml:space="preserve">Het installeren van CentOS is </w:t>
      </w:r>
      <w:del w:id="335" w:author="Simon Vandemoortele" w:date="2016-04-18T22:38:00Z">
        <w:r w:rsidR="0050471B">
          <w:delText>gelijklopend</w:delText>
        </w:r>
      </w:del>
      <w:ins w:id="336" w:author="Simon Vandemoortele" w:date="2016-04-18T22:38:00Z">
        <w:r>
          <w:t>zeer gelijkaardig</w:t>
        </w:r>
      </w:ins>
      <w:r>
        <w:t xml:space="preserve"> met de installatie van Fedora, dit omdat beide besturingssystemen </w:t>
      </w:r>
      <w:del w:id="337" w:author="Simon Vandemoortele" w:date="2016-04-18T22:38:00Z">
        <w:r w:rsidR="003E4D8C">
          <w:delText>ontwikkeld zijn door dezelfde ontwikkelaar namelijk</w:delText>
        </w:r>
      </w:del>
      <w:ins w:id="338" w:author="Simon Vandemoortele" w:date="2016-04-18T22:38:00Z">
        <w:r>
          <w:t>vanuit de populaire</w:t>
        </w:r>
      </w:ins>
      <w:r>
        <w:t xml:space="preserve"> Red Hat</w:t>
      </w:r>
      <w:del w:id="339" w:author="Simon Vandemoortele" w:date="2016-04-18T22:38:00Z">
        <w:r w:rsidR="0050471B">
          <w:delText>.</w:delText>
        </w:r>
      </w:del>
      <w:ins w:id="340" w:author="Simon Vandemoortele" w:date="2016-04-18T22:38:00Z">
        <w:r>
          <w:t xml:space="preserve"> distributie ontsproten zijn.</w:t>
        </w:r>
      </w:ins>
      <w:r>
        <w:t xml:space="preserve"> Op het moment van schrijven is de </w:t>
      </w:r>
      <w:del w:id="341" w:author="Simon Vandemoortele" w:date="2016-04-18T22:38:00Z">
        <w:r w:rsidR="0050471B">
          <w:delText>huidige</w:delText>
        </w:r>
      </w:del>
      <w:ins w:id="342" w:author="Simon Vandemoortele" w:date="2016-04-18T22:38:00Z">
        <w:r>
          <w:t>meest recente, stabiele</w:t>
        </w:r>
      </w:ins>
      <w:r>
        <w:t xml:space="preserve"> versie CentOS 7. Deze is te downloaden via </w:t>
      </w:r>
      <w:del w:id="343" w:author="Simon Vandemoortele" w:date="2016-04-18T22:38:00Z">
        <w:r w:rsidR="0050471B">
          <w:delText>centos.org.</w:delText>
        </w:r>
      </w:del>
      <w:ins w:id="344" w:author="Simon Vandemoortele" w:date="2016-04-18T22:38:00Z">
        <w:r w:rsidR="00281196">
          <w:fldChar w:fldCharType="begin"/>
        </w:r>
        <w:r w:rsidR="00281196">
          <w:instrText xml:space="preserve"> HYPERLINK "https://centos.org" </w:instrText>
        </w:r>
        <w:r w:rsidR="00281196">
          <w:fldChar w:fldCharType="separate"/>
        </w:r>
        <w:r w:rsidRPr="000812E1">
          <w:rPr>
            <w:rStyle w:val="Hyperlink"/>
          </w:rPr>
          <w:t>https://centos.org</w:t>
        </w:r>
        <w:r w:rsidR="00281196">
          <w:rPr>
            <w:rStyle w:val="Hyperlink"/>
          </w:rPr>
          <w:fldChar w:fldCharType="end"/>
        </w:r>
        <w:r>
          <w:t xml:space="preserve"> .</w:t>
        </w:r>
      </w:ins>
      <w:r>
        <w:t xml:space="preserve"> Hier moet de keuze gemaakt worden tussen de </w:t>
      </w:r>
      <w:ins w:id="345" w:author="Simon Vandemoortele" w:date="2016-04-18T22:38:00Z">
        <w:r>
          <w:t>“</w:t>
        </w:r>
      </w:ins>
      <w:r>
        <w:t>minimal ISO</w:t>
      </w:r>
      <w:del w:id="346" w:author="Simon Vandemoortele" w:date="2016-04-18T22:38:00Z">
        <w:r w:rsidR="0050471B">
          <w:delText xml:space="preserve">, </w:delText>
        </w:r>
      </w:del>
      <w:ins w:id="347" w:author="Simon Vandemoortele" w:date="2016-04-18T22:38:00Z">
        <w:r>
          <w:t>”, “</w:t>
        </w:r>
      </w:ins>
      <w:r>
        <w:t>de dvd ISO</w:t>
      </w:r>
      <w:ins w:id="348" w:author="Simon Vandemoortele" w:date="2016-04-18T22:38:00Z">
        <w:r>
          <w:t>”</w:t>
        </w:r>
      </w:ins>
      <w:r>
        <w:t xml:space="preserve"> en de </w:t>
      </w:r>
      <w:ins w:id="349" w:author="Simon Vandemoortele" w:date="2016-04-18T22:38:00Z">
        <w:r>
          <w:t>“</w:t>
        </w:r>
      </w:ins>
      <w:r>
        <w:t>full ISO</w:t>
      </w:r>
      <w:del w:id="350" w:author="Simon Vandemoortele" w:date="2016-04-18T22:38:00Z">
        <w:r w:rsidR="0050471B">
          <w:delText>.</w:delText>
        </w:r>
      </w:del>
      <w:ins w:id="351" w:author="Simon Vandemoortele" w:date="2016-04-18T22:38:00Z">
        <w:r>
          <w:t>”.</w:t>
        </w:r>
      </w:ins>
      <w:r>
        <w:t xml:space="preserve"> De </w:t>
      </w:r>
      <w:ins w:id="352" w:author="Simon Vandemoortele" w:date="2016-04-18T22:38:00Z">
        <w:r>
          <w:t>“</w:t>
        </w:r>
      </w:ins>
      <w:r>
        <w:t>dvd ISO</w:t>
      </w:r>
      <w:ins w:id="353" w:author="Simon Vandemoortele" w:date="2016-04-18T22:38:00Z">
        <w:r>
          <w:t>”</w:t>
        </w:r>
      </w:ins>
      <w:r>
        <w:t xml:space="preserve"> is het meest geschikt voor dit project maar indien de beheerder van dit toestel verkiest om zelf de packages te installeren die vereist zijn, is de </w:t>
      </w:r>
      <w:ins w:id="354" w:author="Simon Vandemoortele" w:date="2016-04-18T22:38:00Z">
        <w:r>
          <w:t>“</w:t>
        </w:r>
      </w:ins>
      <w:r>
        <w:t>minimal ISO</w:t>
      </w:r>
      <w:del w:id="355" w:author="Simon Vandemoortele" w:date="2016-04-18T22:38:00Z">
        <w:r w:rsidR="001237B7">
          <w:delText xml:space="preserve"> een oplossing.</w:delText>
        </w:r>
      </w:del>
      <w:ins w:id="356" w:author="Simon Vandemoortele" w:date="2016-04-18T22:38:00Z">
        <w:r>
          <w:t>” voldoende.</w:t>
        </w:r>
      </w:ins>
      <w:r>
        <w:t xml:space="preserve"> De </w:t>
      </w:r>
      <w:del w:id="357" w:author="Simon Vandemoortele" w:date="2016-04-18T22:38:00Z">
        <w:r w:rsidR="001237B7">
          <w:delText>controle indien het toestel</w:delText>
        </w:r>
      </w:del>
      <w:ins w:id="358" w:author="Simon Vandemoortele" w:date="2016-04-18T22:38:00Z">
        <w:r>
          <w:t>keuze voor</w:t>
        </w:r>
      </w:ins>
      <w:r>
        <w:t xml:space="preserve"> 32- of 64-bit </w:t>
      </w:r>
      <w:del w:id="359" w:author="Simon Vandemoortele" w:date="2016-04-18T22:38:00Z">
        <w:r w:rsidR="001237B7">
          <w:delText>is, is niet aan de orde om er</w:delText>
        </w:r>
      </w:del>
      <w:ins w:id="360" w:author="Simon Vandemoortele" w:date="2016-04-18T22:38:00Z">
        <w:r>
          <w:t>vergt hier minder aandacht omdat</w:t>
        </w:r>
      </w:ins>
      <w:r>
        <w:t xml:space="preserve"> tijdens de installatie</w:t>
      </w:r>
      <w:ins w:id="361" w:author="Simon Vandemoortele" w:date="2016-04-18T22:38:00Z">
        <w:r>
          <w:t xml:space="preserve"> automatisch</w:t>
        </w:r>
      </w:ins>
      <w:r>
        <w:t xml:space="preserve"> een controle uitgevoerd wordt om welk type toestel het gaat. Afhankelijk van de processor wordt de juiste versie geïnstalleerd. </w:t>
      </w:r>
    </w:p>
    <w:p w:rsidR="001F6608" w:rsidRDefault="001F6608" w:rsidP="001F6608">
      <w:r>
        <w:t xml:space="preserve">Wanneer de </w:t>
      </w:r>
      <w:del w:id="362" w:author="Simon Vandemoortele" w:date="2016-04-18T22:38:00Z">
        <w:r w:rsidR="00E63335">
          <w:delText>software opgestart</w:delText>
        </w:r>
      </w:del>
      <w:ins w:id="363" w:author="Simon Vandemoortele" w:date="2016-04-18T22:38:00Z">
        <w:r>
          <w:t>ISO opstart</w:t>
        </w:r>
      </w:ins>
      <w:r>
        <w:t xml:space="preserve"> wordt gevraagd </w:t>
      </w:r>
      <w:del w:id="364" w:author="Simon Vandemoortele" w:date="2016-04-18T22:38:00Z">
        <w:r w:rsidR="005C3B89">
          <w:delText>indien</w:delText>
        </w:r>
      </w:del>
      <w:ins w:id="365" w:author="Simon Vandemoortele" w:date="2016-04-18T22:38:00Z">
        <w:r>
          <w:t>of</w:t>
        </w:r>
      </w:ins>
      <w:r>
        <w:t xml:space="preserve"> de gebruiker de software </w:t>
      </w:r>
      <w:ins w:id="366" w:author="Simon Vandemoortele" w:date="2016-04-18T22:38:00Z">
        <w:r>
          <w:t xml:space="preserve">meteen </w:t>
        </w:r>
      </w:ins>
      <w:r>
        <w:t xml:space="preserve">wil installeren of </w:t>
      </w:r>
      <w:ins w:id="367" w:author="Simon Vandemoortele" w:date="2016-04-18T22:38:00Z">
        <w:r>
          <w:t xml:space="preserve"> eerst even </w:t>
        </w:r>
      </w:ins>
      <w:r>
        <w:t xml:space="preserve">in demo wil runnen. </w:t>
      </w:r>
      <w:del w:id="368" w:author="Simon Vandemoortele" w:date="2016-04-18T22:38:00Z">
        <w:r w:rsidR="005C3B89">
          <w:delText>Installatie is de optie die gekozen moet worden.</w:delText>
        </w:r>
      </w:del>
      <w:ins w:id="369" w:author="Simon Vandemoortele" w:date="2016-04-18T22:38:00Z">
        <w:r>
          <w:t>We kiezen hier voor “</w:t>
        </w:r>
        <w:r w:rsidRPr="00CC459D">
          <w:rPr>
            <w:i/>
          </w:rPr>
          <w:t>install CentOS 7</w:t>
        </w:r>
        <w:r>
          <w:rPr>
            <w:i/>
          </w:rPr>
          <w:t>”</w:t>
        </w:r>
        <w:r>
          <w:t>.</w:t>
        </w:r>
      </w:ins>
    </w:p>
    <w:p w:rsidR="001F6608" w:rsidRDefault="001F6608" w:rsidP="001F6608">
      <w:pPr>
        <w:jc w:val="center"/>
      </w:pPr>
      <w:r>
        <w:rPr>
          <w:noProof/>
          <w:lang w:eastAsia="nl-BE"/>
        </w:rPr>
        <w:drawing>
          <wp:inline distT="0" distB="0" distL="0" distR="0" wp14:anchorId="79E5FA92" wp14:editId="06CAA1B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9">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1F6608" w:rsidRDefault="001F6608" w:rsidP="001F6608">
      <w:r>
        <w:t xml:space="preserve">Het vervolg van de installatie </w:t>
      </w:r>
      <w:del w:id="370" w:author="Simon Vandemoortele" w:date="2016-04-18T22:38:00Z">
        <w:r w:rsidR="00D96B89">
          <w:delText>gebeurt</w:delText>
        </w:r>
      </w:del>
      <w:ins w:id="371" w:author="Simon Vandemoortele" w:date="2016-04-18T22:38:00Z">
        <w:r>
          <w:t>zal verder</w:t>
        </w:r>
      </w:ins>
      <w:r>
        <w:t xml:space="preserve"> op een grafische manier</w:t>
      </w:r>
      <w:ins w:id="372" w:author="Simon Vandemoortele" w:date="2016-04-18T22:38:00Z">
        <w:r>
          <w:t xml:space="preserve"> verlopen</w:t>
        </w:r>
      </w:ins>
      <w:r>
        <w:t xml:space="preserve">. Eerst moet een taal geselecteerd worden waarin het installatieproces zal verlopen. Na de selectie van de taal klikt </w:t>
      </w:r>
      <w:del w:id="373" w:author="Simon Vandemoortele" w:date="2016-04-18T22:38:00Z">
        <w:r w:rsidR="00D96B89">
          <w:delText>met</w:delText>
        </w:r>
      </w:del>
      <w:ins w:id="374" w:author="Simon Vandemoortele" w:date="2016-04-18T22:38:00Z">
        <w:r>
          <w:t>men</w:t>
        </w:r>
      </w:ins>
      <w:r>
        <w:t xml:space="preserve"> rechtsonder op </w:t>
      </w:r>
      <w:ins w:id="375" w:author="Simon Vandemoortele" w:date="2016-04-18T22:38:00Z">
        <w:r>
          <w:t>“</w:t>
        </w:r>
      </w:ins>
      <w:r w:rsidRPr="00CC459D">
        <w:rPr>
          <w:i/>
          <w:rPrChange w:id="376" w:author="Simon Vandemoortele" w:date="2016-04-18T22:38:00Z">
            <w:rPr/>
          </w:rPrChange>
        </w:rPr>
        <w:t>doorgaan</w:t>
      </w:r>
      <w:del w:id="377" w:author="Simon Vandemoortele" w:date="2016-04-18T22:38:00Z">
        <w:r w:rsidR="00D96B89">
          <w:delText>.</w:delText>
        </w:r>
      </w:del>
      <w:ins w:id="378" w:author="Simon Vandemoortele" w:date="2016-04-18T22:38:00Z">
        <w:r>
          <w:t>”.</w:t>
        </w:r>
      </w:ins>
    </w:p>
    <w:p w:rsidR="001F6608" w:rsidRDefault="001F6608" w:rsidP="001F6608">
      <w:pPr>
        <w:jc w:val="center"/>
      </w:pPr>
      <w:r>
        <w:rPr>
          <w:noProof/>
          <w:lang w:eastAsia="nl-BE"/>
        </w:rPr>
        <w:lastRenderedPageBreak/>
        <w:drawing>
          <wp:inline distT="0" distB="0" distL="0" distR="0" wp14:anchorId="26AA8189" wp14:editId="7638240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 xml:space="preserve">Het volgende scherm biedt een overzicht aan van alle </w:t>
      </w:r>
      <w:del w:id="379" w:author="Simon Vandemoortele" w:date="2016-04-18T22:38:00Z">
        <w:r w:rsidR="00D96B89">
          <w:delText xml:space="preserve">mogelijke </w:delText>
        </w:r>
      </w:del>
      <w:r>
        <w:t xml:space="preserve">installatieopties. Onder het submenu </w:t>
      </w:r>
      <w:del w:id="380" w:author="Simon Vandemoortele" w:date="2016-04-18T22:38:00Z">
        <w:r w:rsidR="00D96B89">
          <w:delText xml:space="preserve">van </w:delText>
        </w:r>
      </w:del>
      <w:ins w:id="381" w:author="Simon Vandemoortele" w:date="2016-04-18T22:38:00Z">
        <w:r>
          <w:t>“</w:t>
        </w:r>
      </w:ins>
      <w:r w:rsidRPr="00DE6C0D">
        <w:rPr>
          <w:i/>
          <w:rPrChange w:id="382" w:author="Simon Vandemoortele" w:date="2016-04-18T22:38:00Z">
            <w:rPr/>
          </w:rPrChange>
        </w:rPr>
        <w:t>lokalisatie</w:t>
      </w:r>
      <w:ins w:id="383" w:author="Simon Vandemoortele" w:date="2016-04-18T22:38:00Z">
        <w:r>
          <w:t>”</w:t>
        </w:r>
      </w:ins>
      <w:r>
        <w:t xml:space="preserve"> staan heel wat algemene instellingen </w:t>
      </w:r>
      <w:del w:id="384" w:author="Simon Vandemoortele" w:date="2016-04-18T22:38:00Z">
        <w:r w:rsidR="00D96B89">
          <w:delText>omtrent</w:delText>
        </w:r>
      </w:del>
      <w:ins w:id="385" w:author="Simon Vandemoortele" w:date="2016-04-18T22:38:00Z">
        <w:r>
          <w:t>rondom</w:t>
        </w:r>
      </w:ins>
      <w:r>
        <w:t xml:space="preserve"> toetsenbord, taal, datum &amp; tijd. Deze instellingen worden vaak via het netwerk </w:t>
      </w:r>
      <w:del w:id="386" w:author="Simon Vandemoortele" w:date="2016-04-18T22:38:00Z">
        <w:r w:rsidR="00D96B89">
          <w:delText>al reeds</w:delText>
        </w:r>
      </w:del>
      <w:ins w:id="387" w:author="Simon Vandemoortele" w:date="2016-04-18T22:38:00Z">
        <w:r>
          <w:t>correct</w:t>
        </w:r>
      </w:ins>
      <w:r>
        <w:t xml:space="preserve"> ingesteld. De kans is groot dat de juiste opties al geselecteerd zijn.</w:t>
      </w:r>
    </w:p>
    <w:p w:rsidR="001F6608" w:rsidRDefault="001F6608" w:rsidP="001F6608">
      <w:r>
        <w:t xml:space="preserve">Onder het submenu software </w:t>
      </w:r>
      <w:del w:id="388" w:author="Simon Vandemoortele" w:date="2016-04-18T22:38:00Z">
        <w:r w:rsidR="00D96B89">
          <w:delText>moet</w:delText>
        </w:r>
      </w:del>
      <w:ins w:id="389" w:author="Simon Vandemoortele" w:date="2016-04-18T22:38:00Z">
        <w:r>
          <w:t>moeten</w:t>
        </w:r>
      </w:ins>
      <w:r>
        <w:t xml:space="preserve"> wel </w:t>
      </w:r>
      <w:del w:id="390" w:author="Simon Vandemoortele" w:date="2016-04-18T22:38:00Z">
        <w:r w:rsidR="00D96B89">
          <w:delText>wat gewijzigd</w:delText>
        </w:r>
      </w:del>
      <w:ins w:id="391" w:author="Simon Vandemoortele" w:date="2016-04-18T22:38:00Z">
        <w:r>
          <w:t>enkele wijzigingen gemaakt</w:t>
        </w:r>
      </w:ins>
      <w:r>
        <w:t xml:space="preserve"> worden. Klik hier op </w:t>
      </w:r>
      <w:ins w:id="392" w:author="Simon Vandemoortele" w:date="2016-04-18T22:38:00Z">
        <w:r>
          <w:t>“</w:t>
        </w:r>
      </w:ins>
      <w:r w:rsidRPr="00DE6C0D">
        <w:rPr>
          <w:i/>
          <w:rPrChange w:id="393" w:author="Simon Vandemoortele" w:date="2016-04-18T22:38:00Z">
            <w:rPr/>
          </w:rPrChange>
        </w:rPr>
        <w:t>software selectie</w:t>
      </w:r>
      <w:del w:id="394" w:author="Simon Vandemoortele" w:date="2016-04-18T22:38:00Z">
        <w:r w:rsidR="00D96B89">
          <w:delText>.</w:delText>
        </w:r>
      </w:del>
      <w:ins w:id="395" w:author="Simon Vandemoortele" w:date="2016-04-18T22:38:00Z">
        <w:r>
          <w:t>”.</w:t>
        </w:r>
      </w:ins>
    </w:p>
    <w:p w:rsidR="001F6608" w:rsidRDefault="001F6608" w:rsidP="001F6608">
      <w:r>
        <w:rPr>
          <w:noProof/>
          <w:lang w:eastAsia="nl-BE"/>
        </w:rPr>
        <w:drawing>
          <wp:inline distT="0" distB="0" distL="0" distR="0" wp14:anchorId="62CA4641" wp14:editId="04F60A40">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1F6608" w:rsidRDefault="001F6608" w:rsidP="001F6608">
      <w:r>
        <w:t xml:space="preserve">Standaard wordt een minimale installatie voorgesteld, deze kan gewijzigd worden naar een </w:t>
      </w:r>
      <w:ins w:id="396" w:author="Simon Vandemoortele" w:date="2016-04-18T22:38:00Z">
        <w:r>
          <w:t>“</w:t>
        </w:r>
      </w:ins>
      <w:r>
        <w:t>infrastructure server</w:t>
      </w:r>
      <w:ins w:id="397" w:author="Simon Vandemoortele" w:date="2016-04-18T22:38:00Z">
        <w:r>
          <w:t>”</w:t>
        </w:r>
      </w:ins>
      <w:r>
        <w:t xml:space="preserve"> met de add-ons optie MariaDB Database Server in de rechter kolom. MariaDB is </w:t>
      </w:r>
      <w:del w:id="398" w:author="Simon Vandemoortele" w:date="2016-04-18T22:38:00Z">
        <w:r w:rsidR="00D96B89">
          <w:delText xml:space="preserve">nodig voor het opzetten van </w:delText>
        </w:r>
      </w:del>
      <w:r>
        <w:t xml:space="preserve">een </w:t>
      </w:r>
      <w:del w:id="399" w:author="Simon Vandemoortele" w:date="2016-04-18T22:38:00Z">
        <w:r w:rsidR="00D96B89">
          <w:delText>database</w:delText>
        </w:r>
      </w:del>
      <w:ins w:id="400" w:author="Simon Vandemoortele" w:date="2016-04-18T22:38:00Z">
        <w:r>
          <w:t>databank die gebruikt wordt</w:t>
        </w:r>
      </w:ins>
      <w:r>
        <w:t xml:space="preserve"> om de gegevens te bewaren </w:t>
      </w:r>
      <w:del w:id="401" w:author="Simon Vandemoortele" w:date="2016-04-18T22:38:00Z">
        <w:r w:rsidR="00D96B89">
          <w:delText>die</w:delText>
        </w:r>
      </w:del>
      <w:ins w:id="402" w:author="Simon Vandemoortele" w:date="2016-04-18T22:38:00Z">
        <w:r>
          <w:t>dat</w:t>
        </w:r>
      </w:ins>
      <w:r>
        <w:t xml:space="preserve"> het project </w:t>
      </w:r>
      <w:del w:id="403" w:author="Simon Vandemoortele" w:date="2016-04-18T22:38:00Z">
        <w:r w:rsidR="008D35ED">
          <w:delText>genereert</w:delText>
        </w:r>
      </w:del>
      <w:ins w:id="404" w:author="Simon Vandemoortele" w:date="2016-04-18T22:38:00Z">
        <w:r>
          <w:t>verzamelt</w:t>
        </w:r>
      </w:ins>
      <w:r>
        <w:t xml:space="preserve">. Indien er </w:t>
      </w:r>
      <w:r>
        <w:lastRenderedPageBreak/>
        <w:t xml:space="preserve">gebruik gemaakt wordt van een externe database (bijvoorbeeld op een ander toestel) of een ander type database, moet deze optie niet geselecteerd worden. Vervolgens klikt </w:t>
      </w:r>
      <w:del w:id="405" w:author="Simon Vandemoortele" w:date="2016-04-18T22:38:00Z">
        <w:r w:rsidR="008D35ED">
          <w:delText>met</w:delText>
        </w:r>
      </w:del>
      <w:ins w:id="406" w:author="Simon Vandemoortele" w:date="2016-04-18T22:38:00Z">
        <w:r>
          <w:t>men</w:t>
        </w:r>
      </w:ins>
      <w:r>
        <w:t xml:space="preserve"> linksboven op </w:t>
      </w:r>
      <w:ins w:id="407" w:author="Simon Vandemoortele" w:date="2016-04-18T22:38:00Z">
        <w:r>
          <w:t>“</w:t>
        </w:r>
      </w:ins>
      <w:r w:rsidRPr="00757731">
        <w:rPr>
          <w:i/>
          <w:rPrChange w:id="408" w:author="Simon Vandemoortele" w:date="2016-04-18T22:38:00Z">
            <w:rPr/>
          </w:rPrChange>
        </w:rPr>
        <w:t>klaar</w:t>
      </w:r>
      <w:del w:id="409" w:author="Simon Vandemoortele" w:date="2016-04-18T22:38:00Z">
        <w:r w:rsidR="008D35ED">
          <w:delText>.</w:delText>
        </w:r>
      </w:del>
      <w:ins w:id="410" w:author="Simon Vandemoortele" w:date="2016-04-18T22:38:00Z">
        <w:r>
          <w:t>”.</w:t>
        </w:r>
      </w:ins>
    </w:p>
    <w:p w:rsidR="001F6608" w:rsidRDefault="001F6608" w:rsidP="001F6608">
      <w:r>
        <w:rPr>
          <w:noProof/>
          <w:lang w:eastAsia="nl-BE"/>
        </w:rPr>
        <w:drawing>
          <wp:inline distT="0" distB="0" distL="0" distR="0" wp14:anchorId="6DF3FC88" wp14:editId="442BF1F4">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681480"/>
                    </a:xfrm>
                    <a:prstGeom prst="rect">
                      <a:avLst/>
                    </a:prstGeom>
                  </pic:spPr>
                </pic:pic>
              </a:graphicData>
            </a:graphic>
          </wp:inline>
        </w:drawing>
      </w:r>
    </w:p>
    <w:p w:rsidR="001F6608" w:rsidRDefault="001F6608" w:rsidP="001F6608">
      <w:r>
        <w:t xml:space="preserve">Terug bij het overzichtsmenu gekomen staat een waarschuwing bij bestemming van de installatie onder het submenu systeem. Wanneer met hier op klikt hoeft enkel de harde schijf geselecteerd te worden. Voor het aanmaken en configureren van partities, opstartprocedures,… zal de </w:t>
      </w:r>
      <w:del w:id="411" w:author="Simon Vandemoortele" w:date="2016-04-18T22:38:00Z">
        <w:r w:rsidR="008D35ED">
          <w:delText>installer</w:delText>
        </w:r>
      </w:del>
      <w:ins w:id="412" w:author="Simon Vandemoortele" w:date="2016-04-18T22:38:00Z">
        <w:r>
          <w:t>installatie wizard</w:t>
        </w:r>
      </w:ins>
      <w:r>
        <w:t xml:space="preserve"> zelf zorgen. Vervolgens klikt met op </w:t>
      </w:r>
      <w:ins w:id="413" w:author="Simon Vandemoortele" w:date="2016-04-18T22:38:00Z">
        <w:r>
          <w:t>“</w:t>
        </w:r>
      </w:ins>
      <w:r w:rsidRPr="00757731">
        <w:rPr>
          <w:i/>
          <w:rPrChange w:id="414" w:author="Simon Vandemoortele" w:date="2016-04-18T22:38:00Z">
            <w:rPr/>
          </w:rPrChange>
        </w:rPr>
        <w:t>klaar</w:t>
      </w:r>
      <w:del w:id="415" w:author="Simon Vandemoortele" w:date="2016-04-18T22:38:00Z">
        <w:r w:rsidR="008D35ED">
          <w:delText>.</w:delText>
        </w:r>
      </w:del>
      <w:ins w:id="416" w:author="Simon Vandemoortele" w:date="2016-04-18T22:38:00Z">
        <w:r>
          <w:t>”.</w:t>
        </w:r>
      </w:ins>
    </w:p>
    <w:p w:rsidR="001F6608" w:rsidRDefault="001F6608" w:rsidP="001F6608">
      <w:r>
        <w:rPr>
          <w:noProof/>
          <w:lang w:eastAsia="nl-BE"/>
        </w:rPr>
        <w:drawing>
          <wp:inline distT="0" distB="0" distL="0" distR="0" wp14:anchorId="64EE03EA" wp14:editId="1A1925E4">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1F6608" w:rsidRDefault="001F6608" w:rsidP="001F6608">
      <w:r>
        <w:t xml:space="preserve">Terug bij het overzicht aangekomen wordt onderaan geklikt op </w:t>
      </w:r>
      <w:ins w:id="417" w:author="Simon Vandemoortele" w:date="2016-04-18T22:38:00Z">
        <w:r>
          <w:t>“</w:t>
        </w:r>
      </w:ins>
      <w:r w:rsidRPr="008138F4">
        <w:rPr>
          <w:i/>
          <w:rPrChange w:id="418" w:author="Simon Vandemoortele" w:date="2016-04-18T22:38:00Z">
            <w:rPr/>
          </w:rPrChange>
        </w:rPr>
        <w:t>begin installatie</w:t>
      </w:r>
      <w:del w:id="419" w:author="Simon Vandemoortele" w:date="2016-04-18T22:38:00Z">
        <w:r w:rsidR="002B132F">
          <w:delText>.</w:delText>
        </w:r>
      </w:del>
      <w:ins w:id="420" w:author="Simon Vandemoortele" w:date="2016-04-18T22:38:00Z">
        <w:r>
          <w:t>”.</w:t>
        </w:r>
      </w:ins>
      <w:r>
        <w:t xml:space="preserve"> Tijdens de installatie is het handig om het root wachtwoord in te stellen. Dit is </w:t>
      </w:r>
      <w:ins w:id="421" w:author="Simon Vandemoortele" w:date="2016-04-18T22:38:00Z">
        <w:r>
          <w:t xml:space="preserve">vergelijkbaar met </w:t>
        </w:r>
      </w:ins>
      <w:r>
        <w:t xml:space="preserve">het </w:t>
      </w:r>
      <w:del w:id="422" w:author="Simon Vandemoortele" w:date="2016-04-18T22:38:00Z">
        <w:r w:rsidR="002B132F">
          <w:delText xml:space="preserve">wachtwoord voor de </w:delText>
        </w:r>
      </w:del>
      <w:r>
        <w:t xml:space="preserve">administrator </w:t>
      </w:r>
      <w:del w:id="423" w:author="Simon Vandemoortele" w:date="2016-04-18T22:38:00Z">
        <w:r w:rsidR="002B132F">
          <w:delText>zoals deze</w:delText>
        </w:r>
      </w:del>
      <w:ins w:id="424" w:author="Simon Vandemoortele" w:date="2016-04-18T22:38:00Z">
        <w:r>
          <w:t>wachtwoord</w:t>
        </w:r>
      </w:ins>
      <w:r>
        <w:t xml:space="preserve"> in Windows</w:t>
      </w:r>
      <w:del w:id="425" w:author="Simon Vandemoortele" w:date="2016-04-18T22:38:00Z">
        <w:r w:rsidR="002B132F">
          <w:delText xml:space="preserve"> genoemd wordt</w:delText>
        </w:r>
      </w:del>
      <w:r>
        <w:t>. Een extra gebruiker aanmaken is momenteel niet nodig.</w:t>
      </w:r>
    </w:p>
    <w:p w:rsidR="001F6608" w:rsidRDefault="001F6608" w:rsidP="001F6608"/>
    <w:p w:rsidR="001F6608" w:rsidRDefault="001F6608" w:rsidP="001F6608">
      <w:r>
        <w:rPr>
          <w:noProof/>
          <w:lang w:eastAsia="nl-BE"/>
        </w:rPr>
        <w:lastRenderedPageBreak/>
        <w:drawing>
          <wp:inline distT="0" distB="0" distL="0" distR="0" wp14:anchorId="51CF554C" wp14:editId="1A082AAA">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1F6608" w:rsidRDefault="001F6608" w:rsidP="001F6608">
      <w:r>
        <w:t xml:space="preserve">Wanneer de installatie ten einde is, is het belangrijk om eerst de cd uit te werpen vooraleer </w:t>
      </w:r>
      <w:ins w:id="426" w:author="Simon Vandemoortele" w:date="2016-04-18T22:38:00Z">
        <w:r>
          <w:t>op “</w:t>
        </w:r>
        <w:r>
          <w:rPr>
            <w:i/>
          </w:rPr>
          <w:t>Opnieuw opstarten</w:t>
        </w:r>
        <w:r>
          <w:t xml:space="preserve">” </w:t>
        </w:r>
      </w:ins>
      <w:r>
        <w:t>te klikken</w:t>
      </w:r>
      <w:del w:id="427" w:author="Simon Vandemoortele" w:date="2016-04-18T22:38:00Z">
        <w:r w:rsidR="00A626A6">
          <w:delText xml:space="preserve"> op herstarten, dit zal voorkomen</w:delText>
        </w:r>
      </w:del>
      <w:ins w:id="428" w:author="Simon Vandemoortele" w:date="2016-04-18T22:38:00Z">
        <w:r>
          <w:t>. Dit vermijdt</w:t>
        </w:r>
      </w:ins>
      <w:r>
        <w:t xml:space="preserve"> dat de server </w:t>
      </w:r>
      <w:ins w:id="429" w:author="Simon Vandemoortele" w:date="2016-04-18T22:38:00Z">
        <w:r>
          <w:t xml:space="preserve">opnieuw </w:t>
        </w:r>
      </w:ins>
      <w:r>
        <w:t xml:space="preserve">opstart vanaf de </w:t>
      </w:r>
      <w:ins w:id="430" w:author="Simon Vandemoortele" w:date="2016-04-18T22:38:00Z">
        <w:r>
          <w:t xml:space="preserve">installatie </w:t>
        </w:r>
      </w:ins>
      <w:r>
        <w:t>cd</w:t>
      </w:r>
      <w:del w:id="431" w:author="Simon Vandemoortele" w:date="2016-04-18T22:38:00Z">
        <w:r w:rsidR="00A626A6">
          <w:delText xml:space="preserve"> en die de demo van CentOS zal laden</w:delText>
        </w:r>
      </w:del>
      <w:r>
        <w:t>.</w:t>
      </w:r>
    </w:p>
    <w:p w:rsidR="001F6608" w:rsidRDefault="001F6608" w:rsidP="001F6608">
      <w:pPr>
        <w:jc w:val="center"/>
      </w:pPr>
      <w:r>
        <w:rPr>
          <w:noProof/>
          <w:lang w:eastAsia="nl-BE"/>
        </w:rPr>
        <w:drawing>
          <wp:inline distT="0" distB="0" distL="0" distR="0" wp14:anchorId="46597E5E" wp14:editId="7251C858">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9898" cy="3485353"/>
                    </a:xfrm>
                    <a:prstGeom prst="rect">
                      <a:avLst/>
                    </a:prstGeom>
                  </pic:spPr>
                </pic:pic>
              </a:graphicData>
            </a:graphic>
          </wp:inline>
        </w:drawing>
      </w:r>
    </w:p>
    <w:p w:rsidR="001F6608" w:rsidRPr="003519DF" w:rsidRDefault="001F6608" w:rsidP="001F6608"/>
    <w:p w:rsidR="001F6608" w:rsidRDefault="001F6608">
      <w:pPr>
        <w:pStyle w:val="Kop3"/>
        <w:pPrChange w:id="432" w:author="Simon Vandemoortele" w:date="2016-04-18T22:38:00Z">
          <w:pPr>
            <w:pStyle w:val="Kop4"/>
          </w:pPr>
        </w:pPrChange>
      </w:pPr>
      <w:r>
        <w:lastRenderedPageBreak/>
        <w:t>GlassFish</w:t>
      </w:r>
    </w:p>
    <w:p w:rsidR="001F6608" w:rsidRDefault="001F6608" w:rsidP="001F6608">
      <w:r>
        <w:t xml:space="preserve">Het eerste </w:t>
      </w:r>
      <w:del w:id="433" w:author="Simon Vandemoortele" w:date="2016-04-18T22:38:00Z">
        <w:r w:rsidR="00C32E69">
          <w:delText>stuk software</w:delText>
        </w:r>
      </w:del>
      <w:ins w:id="434" w:author="Simon Vandemoortele" w:date="2016-04-18T22:38:00Z">
        <w:r>
          <w:t>softwarepakket</w:t>
        </w:r>
      </w:ins>
      <w:r>
        <w:t xml:space="preserve"> dat geïnstalleerd moet worden is GlassFish. GlassFish is </w:t>
      </w:r>
      <w:del w:id="435" w:author="Simon Vandemoortele" w:date="2016-04-18T22:38:00Z">
        <w:r w:rsidR="001F03DE">
          <w:delText>nodig om het programma te draaien. Het zorgt ervoor dat applicaties platf</w:delText>
        </w:r>
        <w:r w:rsidR="00C21EFE">
          <w:delText>ormonafhankelijk kunnen werken</w:delText>
        </w:r>
      </w:del>
      <w:ins w:id="436" w:author="Simon Vandemoortele" w:date="2016-04-18T22:38:00Z">
        <w:r>
          <w:t>een applicatieserver die de Java webapplicatie aan de gebruikers zal presenteren</w:t>
        </w:r>
      </w:ins>
      <w:r>
        <w:t>.</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w:t>
      </w:r>
      <w:del w:id="437" w:author="Simon Vandemoortele" w:date="2016-04-18T22:38:00Z">
        <w:r w:rsidR="006253DD">
          <w:delText>dien als onderliggende</w:delText>
        </w:r>
      </w:del>
      <w:ins w:id="438" w:author="Simon Vandemoortele" w:date="2016-04-18T22:38:00Z">
        <w:r>
          <w:t>is immer de basis</w:t>
        </w:r>
      </w:ins>
      <w:r>
        <w:t xml:space="preserve"> laag </w:t>
      </w:r>
      <w:ins w:id="439" w:author="Simon Vandemoortele" w:date="2016-04-18T22:38:00Z">
        <w:r>
          <w:t xml:space="preserve">van de webserver </w:t>
        </w:r>
      </w:ins>
      <w:r>
        <w:t xml:space="preserve">en </w:t>
      </w:r>
      <w:ins w:id="440" w:author="Simon Vandemoortele" w:date="2016-04-18T22:38:00Z">
        <w:r>
          <w:t xml:space="preserve">het </w:t>
        </w:r>
      </w:ins>
      <w:r>
        <w:t>is</w:t>
      </w:r>
      <w:del w:id="441" w:author="Simon Vandemoortele" w:date="2016-04-18T22:38:00Z">
        <w:r w:rsidR="006253DD">
          <w:delText xml:space="preserve"> eveneens</w:delText>
        </w:r>
      </w:del>
      <w:r>
        <w:t xml:space="preserve"> de programmeertaal waarin de applicatie geschreven is. </w:t>
      </w:r>
    </w:p>
    <w:p w:rsidR="006253DD" w:rsidRDefault="00A851CF" w:rsidP="00A818AB">
      <w:pPr>
        <w:rPr>
          <w:del w:id="442" w:author="Simon Vandemoortele" w:date="2016-04-18T22:38:00Z"/>
        </w:rPr>
      </w:pPr>
      <w:del w:id="443" w:author="Simon Vandemoortele" w:date="2016-04-18T22:38:00Z">
        <w:r>
          <w:delText>Onderstaande commando’s voeren volgende zaken uit:</w:delText>
        </w:r>
      </w:del>
    </w:p>
    <w:p w:rsidR="001F6608" w:rsidRDefault="001F6608" w:rsidP="001F6608">
      <w:pPr>
        <w:rPr>
          <w:ins w:id="444" w:author="Simon Vandemoortele" w:date="2016-04-18T22:38:00Z"/>
        </w:rPr>
      </w:pPr>
      <w:ins w:id="445" w:author="Simon Vandemoortele" w:date="2016-04-18T22:38:00Z">
        <w:r>
          <w:t>Om een correct werkende Glassfish server te verkrijgen dienen volgende acties uitgevoerd te worden:</w:t>
        </w:r>
      </w:ins>
    </w:p>
    <w:p w:rsidR="001F6608" w:rsidRDefault="001F6608" w:rsidP="001F6608">
      <w:pPr>
        <w:pStyle w:val="Lijstalinea"/>
        <w:numPr>
          <w:ilvl w:val="0"/>
          <w:numId w:val="26"/>
        </w:numPr>
      </w:pPr>
      <w:r>
        <w:t xml:space="preserve">programma’s </w:t>
      </w:r>
      <w:r w:rsidRPr="001F605A">
        <w:rPr>
          <w:i/>
          <w:rPrChange w:id="446" w:author="Simon Vandemoortele" w:date="2016-04-18T22:38:00Z">
            <w:rPr/>
          </w:rPrChange>
        </w:rPr>
        <w:t>wget</w:t>
      </w:r>
      <w:r>
        <w:t xml:space="preserve"> en </w:t>
      </w:r>
      <w:r w:rsidRPr="001F605A">
        <w:rPr>
          <w:i/>
          <w:rPrChange w:id="447" w:author="Simon Vandemoortele" w:date="2016-04-18T22:38:00Z">
            <w:rPr/>
          </w:rPrChange>
        </w:rPr>
        <w:t>unzip</w:t>
      </w:r>
      <w:r>
        <w:t xml:space="preserve"> installeren</w:t>
      </w:r>
    </w:p>
    <w:p w:rsidR="001F6608" w:rsidRDefault="001F6608" w:rsidP="001F6608">
      <w:pPr>
        <w:pStyle w:val="Lijstalinea"/>
        <w:numPr>
          <w:ilvl w:val="0"/>
          <w:numId w:val="26"/>
        </w:numPr>
      </w:pPr>
      <w:r>
        <w:t>gebruiker toevoegen met username glassfish</w:t>
      </w:r>
    </w:p>
    <w:p w:rsidR="001F6608" w:rsidRDefault="001F6608" w:rsidP="001F6608">
      <w:pPr>
        <w:pStyle w:val="Lijstalinea"/>
        <w:numPr>
          <w:ilvl w:val="0"/>
          <w:numId w:val="26"/>
        </w:numPr>
      </w:pPr>
      <w:r>
        <w:t>het wachtwoord van de glassfish user wijzigen</w:t>
      </w:r>
    </w:p>
    <w:p w:rsidR="001F6608" w:rsidRDefault="001F6608" w:rsidP="001F6608">
      <w:pPr>
        <w:pStyle w:val="Lijstalinea"/>
        <w:numPr>
          <w:ilvl w:val="0"/>
          <w:numId w:val="26"/>
        </w:numPr>
      </w:pPr>
      <w:r>
        <w:t>java jdk 8.45 downloaden</w:t>
      </w:r>
    </w:p>
    <w:p w:rsidR="001F6608" w:rsidRDefault="001F6608" w:rsidP="001F6608">
      <w:pPr>
        <w:pStyle w:val="Lijstalinea"/>
        <w:numPr>
          <w:ilvl w:val="0"/>
          <w:numId w:val="26"/>
        </w:numPr>
      </w:pPr>
      <w:r>
        <w:t>java jdk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 nano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inloggen met de user glassfish</w:t>
      </w:r>
    </w:p>
    <w:p w:rsidR="001F6608" w:rsidRDefault="00006D86" w:rsidP="001F6608">
      <w:pPr>
        <w:pStyle w:val="Lijstalinea"/>
        <w:numPr>
          <w:ilvl w:val="0"/>
          <w:numId w:val="26"/>
        </w:numPr>
      </w:pPr>
      <w:del w:id="448" w:author="Simon Vandemoortele" w:date="2016-04-18T22:38:00Z">
        <w:r>
          <w:delText>glassfish</w:delText>
        </w:r>
      </w:del>
      <w:ins w:id="449" w:author="Simon Vandemoortele" w:date="2016-04-18T22:38:00Z">
        <w:r w:rsidR="001F6608">
          <w:t>Glassfish</w:t>
        </w:r>
      </w:ins>
      <w:r w:rsidR="001F6608">
        <w:t xml:space="preserve">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 xml:space="preserve">Nu GlassFish </w:t>
      </w:r>
      <w:del w:id="450" w:author="Simon Vandemoortele" w:date="2016-04-18T22:38:00Z">
        <w:r w:rsidR="005D292A">
          <w:delText>aanwezig is</w:delText>
        </w:r>
      </w:del>
      <w:ins w:id="451" w:author="Simon Vandemoortele" w:date="2016-04-18T22:38:00Z">
        <w:r>
          <w:t xml:space="preserve"> succesvol geïnstalleerd werd</w:t>
        </w:r>
      </w:ins>
      <w:r>
        <w:t xml:space="preserve"> op de server </w:t>
      </w:r>
      <w:del w:id="452" w:author="Simon Vandemoortele" w:date="2016-04-18T22:38:00Z">
        <w:r w:rsidR="005D292A">
          <w:delText>resteert</w:delText>
        </w:r>
      </w:del>
      <w:ins w:id="453" w:author="Simon Vandemoortele" w:date="2016-04-18T22:38:00Z">
        <w:r>
          <w:t>blijft</w:t>
        </w:r>
      </w:ins>
      <w:r>
        <w:t xml:space="preserve"> nog één stap</w:t>
      </w:r>
      <w:ins w:id="454" w:author="Simon Vandemoortele" w:date="2016-04-18T22:38:00Z">
        <w:r>
          <w:t xml:space="preserve"> over</w:t>
        </w:r>
      </w:ins>
      <w:r>
        <w:t>: het toevoegen van een service om GlassFish te starten. Het aanmaken van deze service komt neer op het aanmaken van een bestand met configuratieparameters. Onderstaand commando maakt dit bestand aan en opent het</w:t>
      </w:r>
      <w:ins w:id="455" w:author="Simon Vandemoortele" w:date="2016-04-18T22:38:00Z">
        <w:r>
          <w:t xml:space="preserve"> vervolgens</w:t>
        </w:r>
      </w:ins>
      <w:r>
        <w:t>.</w:t>
      </w:r>
    </w:p>
    <w:p w:rsidR="001F6608" w:rsidRPr="00095FFD"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Change w:id="456" w:author="Simon Vandemoortele" w:date="2016-04-18T22:38:00Z">
            <w:rPr>
              <w:rStyle w:val="HTMLCode"/>
              <w:b/>
              <w:color w:val="000000"/>
              <w:lang w:eastAsia="en-US"/>
            </w:rPr>
          </w:rPrChange>
        </w:rPr>
      </w:pPr>
      <w:r w:rsidRPr="00095FFD">
        <w:rPr>
          <w:rStyle w:val="HTMLCode"/>
          <w:b/>
          <w:color w:val="000000"/>
          <w:lang w:val="en-US"/>
          <w:rPrChange w:id="457" w:author="Simon Vandemoortele" w:date="2016-04-18T22:38:00Z">
            <w:rPr>
              <w:rStyle w:val="HTMLCode"/>
              <w:b/>
              <w:color w:val="000000"/>
            </w:rPr>
          </w:rPrChange>
        </w:rPr>
        <w:t>nano /etc/systemd/system/glassfish.service</w:t>
      </w:r>
    </w:p>
    <w:p w:rsidR="001F6608" w:rsidRPr="00095FFD" w:rsidRDefault="001F6608" w:rsidP="001F6608">
      <w:pPr>
        <w:rPr>
          <w:lang w:val="en-US"/>
          <w:rPrChange w:id="458" w:author="Simon Vandemoortele" w:date="2016-04-18T22:38:00Z">
            <w:rPr/>
          </w:rPrChange>
        </w:rPr>
      </w:pPr>
    </w:p>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1F6608" w:rsidRPr="009511E4" w:rsidRDefault="001F6608" w:rsidP="001F6608">
      <w:pPr>
        <w:rPr>
          <w:lang w:val="en-US"/>
        </w:rPr>
      </w:pPr>
    </w:p>
    <w:p w:rsidR="001F6608" w:rsidRDefault="001F6608" w:rsidP="001F6608">
      <w:r>
        <w:t xml:space="preserve">Vervolgens drukt </w:t>
      </w:r>
      <w:del w:id="459" w:author="Simon Vandemoortele" w:date="2016-04-18T22:38:00Z">
        <w:r w:rsidR="00502B77">
          <w:delText>met</w:delText>
        </w:r>
      </w:del>
      <w:ins w:id="460" w:author="Simon Vandemoortele" w:date="2016-04-18T22:38:00Z">
        <w:r>
          <w:t>men</w:t>
        </w:r>
      </w:ins>
      <w:r>
        <w:t xml:space="preserve"> de toetsencombinatie CTRL+O in om het bestand op te slaan.</w:t>
      </w:r>
    </w:p>
    <w:p w:rsidR="001F6608" w:rsidRDefault="001F6608" w:rsidP="001F6608">
      <w:r>
        <w:t xml:space="preserve">Het is zeer handig om de </w:t>
      </w:r>
      <w:del w:id="461" w:author="Simon Vandemoortele" w:date="2016-04-18T22:38:00Z">
        <w:r w:rsidR="005504B3">
          <w:delText>glassfish</w:delText>
        </w:r>
      </w:del>
      <w:ins w:id="462" w:author="Simon Vandemoortele" w:date="2016-04-18T22:38:00Z">
        <w:r>
          <w:t>Glassfish</w:t>
        </w:r>
      </w:ins>
      <w:r>
        <w:t xml:space="preserve"> service automatisch te laten starten </w:t>
      </w:r>
      <w:del w:id="463" w:author="Simon Vandemoortele" w:date="2016-04-18T22:38:00Z">
        <w:r w:rsidR="005504B3">
          <w:delText>bij</w:delText>
        </w:r>
      </w:del>
      <w:ins w:id="464" w:author="Simon Vandemoortele" w:date="2016-04-18T22:38:00Z">
        <w:r>
          <w:t>tijdens</w:t>
        </w:r>
      </w:ins>
      <w:r>
        <w:t xml:space="preserve">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1F6608" w:rsidRPr="009511E4" w:rsidRDefault="001F6608" w:rsidP="001F6608">
      <w:pPr>
        <w:rPr>
          <w:lang w:val="en-US"/>
        </w:rPr>
      </w:pPr>
    </w:p>
    <w:p w:rsidR="001F6608" w:rsidRDefault="001F6608" w:rsidP="001F6608">
      <w:r>
        <w:t xml:space="preserve">Tot slot is het </w:t>
      </w:r>
      <w:del w:id="465" w:author="Simon Vandemoortele" w:date="2016-04-18T22:38:00Z">
        <w:r w:rsidR="00A465CD">
          <w:delText>zeker handig om</w:delText>
        </w:r>
      </w:del>
      <w:ins w:id="466" w:author="Simon Vandemoortele" w:date="2016-04-18T22:38:00Z">
        <w:r>
          <w:t>natuurlijk aangewezen dat</w:t>
        </w:r>
      </w:ins>
      <w:r>
        <w:t xml:space="preserve"> deze service </w:t>
      </w:r>
      <w:del w:id="467" w:author="Simon Vandemoortele" w:date="2016-04-18T22:38:00Z">
        <w:r w:rsidR="00A465CD">
          <w:delText>te kunnen bereiken</w:delText>
        </w:r>
      </w:del>
      <w:ins w:id="468" w:author="Simon Vandemoortele" w:date="2016-04-18T22:38:00Z">
        <w:r>
          <w:t>vlot bereikt kan worden</w:t>
        </w:r>
      </w:ins>
      <w:r>
        <w:t xml:space="preserve"> vanaf een extern toestel. Daarom is het noodzakelijk om </w:t>
      </w:r>
      <w:del w:id="469" w:author="Simon Vandemoortele" w:date="2016-04-18T22:38:00Z">
        <w:r w:rsidR="00A465CD">
          <w:delText>bepaalde</w:delText>
        </w:r>
      </w:del>
      <w:ins w:id="470" w:author="Simon Vandemoortele" w:date="2016-04-18T22:38:00Z">
        <w:r>
          <w:t>enkele</w:t>
        </w:r>
      </w:ins>
      <w:r>
        <w:t xml:space="preserv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/tcp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Pr="00437F7B">
        <w:rPr>
          <w:rStyle w:val="HTMLCode"/>
          <w:b/>
          <w:bCs/>
          <w:color w:val="000000"/>
          <w:lang w:val="en-US"/>
        </w:rPr>
        <w:t>zone=pubic --add-port=8080/tcp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1F6608" w:rsidRPr="00437F7B" w:rsidRDefault="001F6608" w:rsidP="001F6608">
      <w:pPr>
        <w:rPr>
          <w:lang w:val="en-US"/>
        </w:rPr>
      </w:pPr>
    </w:p>
    <w:p w:rsidR="001F6608" w:rsidRDefault="001F6608" w:rsidP="001F6608">
      <w:pPr>
        <w:pStyle w:val="Kop4"/>
      </w:pPr>
      <w:r>
        <w:t>MariaDB</w:t>
      </w:r>
    </w:p>
    <w:p w:rsidR="001F6608" w:rsidRDefault="008B1C68" w:rsidP="001F6608">
      <w:del w:id="471" w:author="Simon Vandemoortele" w:date="2016-04-18T22:38:00Z">
        <w:r>
          <w:delText>Indien</w:delText>
        </w:r>
      </w:del>
      <w:ins w:id="472" w:author="Simon Vandemoortele" w:date="2016-04-18T22:38:00Z">
        <w:r w:rsidR="001F6608">
          <w:t>Wanneer</w:t>
        </w:r>
      </w:ins>
      <w:r w:rsidR="001F6608">
        <w:t xml:space="preserve"> tijdens </w:t>
      </w:r>
      <w:del w:id="473" w:author="Simon Vandemoortele" w:date="2016-04-18T22:38:00Z">
        <w:r>
          <w:delText xml:space="preserve">de initiële </w:delText>
        </w:r>
      </w:del>
      <w:r w:rsidR="001F6608">
        <w:t xml:space="preserve">installatie van het </w:t>
      </w:r>
      <w:del w:id="474" w:author="Simon Vandemoortele" w:date="2016-04-18T22:38:00Z">
        <w:r>
          <w:delText>besturingssysteem</w:delText>
        </w:r>
      </w:del>
      <w:ins w:id="475" w:author="Simon Vandemoortele" w:date="2016-04-18T22:38:00Z">
        <w:r w:rsidR="001F6608">
          <w:t>OS niet gekozen werd voor automatische installatie</w:t>
        </w:r>
      </w:ins>
      <w:r w:rsidR="001F6608">
        <w:t xml:space="preserve"> van </w:t>
      </w:r>
      <w:del w:id="476" w:author="Simon Vandemoortele" w:date="2016-04-18T22:38:00Z">
        <w:r>
          <w:delText xml:space="preserve">de server </w:delText>
        </w:r>
      </w:del>
      <w:r w:rsidR="001F6608">
        <w:t xml:space="preserve">MariaDB </w:t>
      </w:r>
      <w:del w:id="477" w:author="Simon Vandemoortele" w:date="2016-04-18T22:38:00Z">
        <w:r>
          <w:delText xml:space="preserve">niet opgenomen werd, </w:delText>
        </w:r>
      </w:del>
      <w:r w:rsidR="001F6608">
        <w:t xml:space="preserve">wordt </w:t>
      </w:r>
      <w:del w:id="478" w:author="Simon Vandemoortele" w:date="2016-04-18T22:38:00Z">
        <w:r>
          <w:delText>in dit onderdeel uit de doeken gedaan</w:delText>
        </w:r>
      </w:del>
      <w:ins w:id="479" w:author="Simon Vandemoortele" w:date="2016-04-18T22:38:00Z">
        <w:r w:rsidR="001F6608">
          <w:t>hier nog kort gedocumenteerd</w:t>
        </w:r>
      </w:ins>
      <w:r w:rsidR="001F6608">
        <w:t xml:space="preserve"> hoe </w:t>
      </w:r>
      <w:del w:id="480" w:author="Simon Vandemoortele" w:date="2016-04-18T22:38:00Z">
        <w:r>
          <w:delText>dit</w:delText>
        </w:r>
      </w:del>
      <w:ins w:id="481" w:author="Simon Vandemoortele" w:date="2016-04-18T22:38:00Z">
        <w:r w:rsidR="001F6608">
          <w:t>MariaDB in enkele stappen</w:t>
        </w:r>
      </w:ins>
      <w:r w:rsidR="001F6608">
        <w:t xml:space="preserve"> geïnstalleerd kan worden. Het opzetten van een database is </w:t>
      </w:r>
      <w:ins w:id="482" w:author="Simon Vandemoortele" w:date="2016-04-18T22:38:00Z">
        <w:r w:rsidR="001F6608">
          <w:t xml:space="preserve">immers </w:t>
        </w:r>
      </w:ins>
      <w:r w:rsidR="001F6608">
        <w:t xml:space="preserve">essentieel voor dit project. Zoals eerder aangehaald is het perfect mogelijk om een alternatieve database te gebruiken zoals MySQL of MSSQL. De installatie kan zowel gebeuren op het lokale toestel als op een </w:t>
      </w:r>
      <w:del w:id="483" w:author="Simon Vandemoortele" w:date="2016-04-18T22:38:00Z">
        <w:r w:rsidR="009431C9">
          <w:delText>extern. Sowieso</w:delText>
        </w:r>
      </w:del>
      <w:ins w:id="484" w:author="Simon Vandemoortele" w:date="2016-04-18T22:38:00Z">
        <w:r w:rsidR="001F6608">
          <w:t>externe server. Er</w:t>
        </w:r>
      </w:ins>
      <w:r w:rsidR="001F6608">
        <w:t xml:space="preserve"> moet </w:t>
      </w:r>
      <w:ins w:id="485" w:author="Simon Vandemoortele" w:date="2016-04-18T22:38:00Z">
        <w:r w:rsidR="001F6608">
          <w:t xml:space="preserve">sowieso </w:t>
        </w:r>
      </w:ins>
      <w:r w:rsidR="001F6608">
        <w:t xml:space="preserve">een externe server gebruikt worden </w:t>
      </w:r>
      <w:del w:id="486" w:author="Simon Vandemoortele" w:date="2016-04-18T22:38:00Z">
        <w:r w:rsidR="009431C9">
          <w:delText xml:space="preserve">bij het gebruik van </w:delText>
        </w:r>
      </w:del>
      <w:ins w:id="487" w:author="Simon Vandemoortele" w:date="2016-04-18T22:38:00Z">
        <w:r w:rsidR="001F6608">
          <w:t xml:space="preserve">indien de keuze voor </w:t>
        </w:r>
      </w:ins>
      <w:r w:rsidR="001F6608">
        <w:t xml:space="preserve">MSSQL </w:t>
      </w:r>
      <w:ins w:id="488" w:author="Simon Vandemoortele" w:date="2016-04-18T22:38:00Z">
        <w:r w:rsidR="001F6608">
          <w:t xml:space="preserve">gemaakt werd </w:t>
        </w:r>
      </w:ins>
      <w:r w:rsidR="001F6608">
        <w:t xml:space="preserve">omdat </w:t>
      </w:r>
      <w:del w:id="489" w:author="Simon Vandemoortele" w:date="2016-04-18T22:38:00Z">
        <w:r w:rsidR="009431C9">
          <w:delText>dit</w:delText>
        </w:r>
      </w:del>
      <w:ins w:id="490" w:author="Simon Vandemoortele" w:date="2016-04-18T22:38:00Z">
        <w:r w:rsidR="001F6608">
          <w:t>deze</w:t>
        </w:r>
      </w:ins>
      <w:r w:rsidR="001F6608">
        <w:t xml:space="preserve"> enkel </w:t>
      </w:r>
      <w:del w:id="491" w:author="Simon Vandemoortele" w:date="2016-04-18T22:38:00Z">
        <w:r w:rsidR="009431C9">
          <w:delText xml:space="preserve">bestaat voor </w:delText>
        </w:r>
      </w:del>
      <w:ins w:id="492" w:author="Simon Vandemoortele" w:date="2016-04-18T22:38:00Z">
        <w:r w:rsidR="001F6608">
          <w:t xml:space="preserve">functioneert op een </w:t>
        </w:r>
      </w:ins>
      <w:r w:rsidR="001F6608">
        <w:t>Windows server. Onderstaande commando’s installeren MariaDB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yum install mariadb-server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 xml:space="preserve">Vervolgens wordt de database aangemaakt, samen met een MariaDB user waarmee de applicatie zal </w:t>
      </w:r>
      <w:del w:id="493" w:author="Simon Vandemoortele" w:date="2016-04-18T22:38:00Z">
        <w:r w:rsidR="00A40B20">
          <w:delText>connecteren.</w:delText>
        </w:r>
      </w:del>
      <w:ins w:id="494" w:author="Simon Vandemoortele" w:date="2016-04-18T22:38:00Z">
        <w:r>
          <w:t>verbinden met de databank.</w:t>
        </w:r>
      </w:ins>
      <w:r>
        <w:t xml:space="preserve"> Tot slot wordt het databaseschema</w:t>
      </w:r>
      <w:ins w:id="495" w:author="Simon Vandemoortele" w:date="2016-04-18T22:38:00Z">
        <w:r>
          <w:t xml:space="preserve">, dat de tabellen van de webapplicatie bevat, </w:t>
        </w:r>
      </w:ins>
      <w:r>
        <w:t xml:space="preserve"> geïnstalleerd.</w:t>
      </w:r>
    </w:p>
    <w:p w:rsidR="001F6608" w:rsidRPr="00095FFD"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Change w:id="496" w:author="Simon Vandemoortele" w:date="2016-04-18T22:38:00Z">
            <w:rPr>
              <w:rStyle w:val="HTMLCode"/>
              <w:b/>
              <w:color w:val="000000"/>
            </w:rPr>
          </w:rPrChange>
        </w:rPr>
      </w:pPr>
      <w:r w:rsidRPr="00095FFD">
        <w:rPr>
          <w:rStyle w:val="HTMLCode"/>
          <w:b/>
          <w:color w:val="000000"/>
          <w:lang w:val="en-US"/>
          <w:rPrChange w:id="497" w:author="Simon Vandemoortele" w:date="2016-04-18T22:38:00Z">
            <w:rPr>
              <w:rStyle w:val="HTMLCode"/>
              <w:b/>
              <w:color w:val="000000"/>
            </w:rPr>
          </w:rPrChange>
        </w:rPr>
        <w:t xml:space="preserve">mysql -u root -p </w:t>
      </w:r>
    </w:p>
    <w:p w:rsidR="001F6608" w:rsidRPr="00095FFD"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Change w:id="498" w:author="Simon Vandemoortele" w:date="2016-04-18T22:38:00Z">
            <w:rPr>
              <w:rStyle w:val="HTMLCode"/>
              <w:b/>
              <w:color w:val="000000"/>
            </w:rPr>
          </w:rPrChange>
        </w:rPr>
      </w:pPr>
      <w:r w:rsidRPr="00095FFD">
        <w:rPr>
          <w:rStyle w:val="HTMLCode"/>
          <w:b/>
          <w:color w:val="000000"/>
          <w:lang w:val="en-US"/>
          <w:rPrChange w:id="499" w:author="Simon Vandemoortele" w:date="2016-04-18T22:38:00Z">
            <w:rPr>
              <w:rStyle w:val="HTMLCode"/>
              <w:b/>
              <w:color w:val="000000"/>
            </w:rPr>
          </w:rPrChange>
        </w:rPr>
        <w:t xml:space="preserve">create database vop;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vop@localhost identified by ‘secretpassword’; </w:t>
      </w:r>
    </w:p>
    <w:p w:rsidR="001F6608" w:rsidRPr="00FE738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Change w:id="500" w:author="Simon Vandemoortele" w:date="2016-04-18T22:38:00Z">
            <w:rPr>
              <w:rStyle w:val="HTMLCode"/>
              <w:b/>
              <w:color w:val="000000"/>
              <w:lang w:val="en-US"/>
            </w:rPr>
          </w:rPrChange>
        </w:rPr>
      </w:pPr>
      <w:r w:rsidRPr="00FE7383">
        <w:rPr>
          <w:rStyle w:val="HTMLCode"/>
          <w:b/>
          <w:color w:val="000000"/>
          <w:lang w:val="en-US"/>
          <w:rPrChange w:id="501" w:author="Simon Vandemoortele" w:date="2016-04-18T22:38:00Z">
            <w:rPr>
              <w:rStyle w:val="HTMLCode"/>
              <w:b/>
              <w:color w:val="000000"/>
              <w:lang w:val="en-US"/>
            </w:rPr>
          </w:rPrChange>
        </w:rPr>
        <w:t xml:space="preserve">flush privileges; </w:t>
      </w:r>
    </w:p>
    <w:p w:rsidR="001F6608" w:rsidRPr="00FE7383"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Change w:id="502" w:author="Simon Vandemoortele" w:date="2016-04-18T22:38:00Z">
            <w:rPr>
              <w:rStyle w:val="HTMLCode"/>
              <w:b/>
              <w:color w:val="000000"/>
              <w:lang w:val="en-US"/>
            </w:rPr>
          </w:rPrChange>
        </w:rPr>
      </w:pPr>
      <w:r w:rsidRPr="00FE7383">
        <w:rPr>
          <w:rStyle w:val="HTMLCode"/>
          <w:b/>
          <w:color w:val="000000"/>
          <w:lang w:val="en-US"/>
          <w:rPrChange w:id="503" w:author="Simon Vandemoortele" w:date="2016-04-18T22:38:00Z">
            <w:rPr>
              <w:rStyle w:val="HTMLCode"/>
              <w:b/>
              <w:color w:val="000000"/>
              <w:lang w:val="en-US"/>
            </w:rPr>
          </w:rPrChange>
        </w:rPr>
        <w:t>exit</w:t>
      </w:r>
    </w:p>
    <w:p w:rsidR="001F6608" w:rsidRPr="00095FFD"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Change w:id="504" w:author="Simon Vandemoortele" w:date="2016-04-18T22:38:00Z">
            <w:rPr>
              <w:rStyle w:val="HTMLCode"/>
              <w:b/>
              <w:color w:val="000000"/>
              <w:lang w:val="en-US"/>
            </w:rPr>
          </w:rPrChange>
        </w:rPr>
      </w:pPr>
      <w:r w:rsidRPr="00FE7383">
        <w:rPr>
          <w:rStyle w:val="HTMLCode"/>
          <w:b/>
          <w:color w:val="000000"/>
          <w:lang w:val="en-US"/>
          <w:rPrChange w:id="505" w:author="Simon Vandemoortele" w:date="2016-04-18T22:38:00Z">
            <w:rPr>
              <w:rStyle w:val="HTMLCode"/>
              <w:b/>
              <w:color w:val="000000"/>
              <w:lang w:val="en-US"/>
            </w:rPr>
          </w:rPrChange>
        </w:rPr>
        <w:t>mysql -u root -p password &lt;./</w:t>
      </w:r>
      <w:del w:id="506" w:author="Simon Vandemoortele" w:date="2016-04-18T22:38:00Z">
        <w:r w:rsidR="00F54DA1" w:rsidRPr="00437F7B">
          <w:rPr>
            <w:rStyle w:val="HTMLCode"/>
            <w:b/>
            <w:bCs/>
            <w:color w:val="000000"/>
            <w:lang w:val="en-US"/>
          </w:rPr>
          <w:delText>DatabankCreate</w:delText>
        </w:r>
      </w:del>
      <w:ins w:id="507" w:author="Simon Vandemoortele" w:date="2016-04-18T22:38:00Z">
        <w:r w:rsidR="005663E6" w:rsidRPr="00095FFD">
          <w:rPr>
            <w:rStyle w:val="HTMLCode"/>
            <w:b/>
            <w:bCs/>
            <w:color w:val="000000"/>
          </w:rPr>
          <w:t>Volledige</w:t>
        </w:r>
        <w:r w:rsidR="004A70D2" w:rsidRPr="00095FFD">
          <w:rPr>
            <w:rStyle w:val="HTMLCode"/>
            <w:b/>
            <w:bCs/>
            <w:color w:val="000000"/>
          </w:rPr>
          <w:t>D</w:t>
        </w:r>
        <w:r w:rsidR="005663E6" w:rsidRPr="00095FFD">
          <w:rPr>
            <w:rStyle w:val="HTMLCode"/>
            <w:b/>
            <w:bCs/>
            <w:color w:val="000000"/>
          </w:rPr>
          <w:t>atabank</w:t>
        </w:r>
      </w:ins>
      <w:r w:rsidRPr="00095FFD">
        <w:rPr>
          <w:rStyle w:val="HTMLCode"/>
          <w:b/>
          <w:color w:val="000000"/>
          <w:rPrChange w:id="508" w:author="Simon Vandemoortele" w:date="2016-04-18T22:38:00Z">
            <w:rPr>
              <w:rStyle w:val="HTMLCode"/>
              <w:b/>
              <w:color w:val="000000"/>
              <w:lang w:val="en-US"/>
            </w:rPr>
          </w:rPrChange>
        </w:rPr>
        <w:t>.sql</w:t>
      </w:r>
    </w:p>
    <w:p w:rsidR="0018246B" w:rsidRPr="0018246B" w:rsidRDefault="0018246B" w:rsidP="001F6608">
      <w:pPr>
        <w:rPr>
          <w:ins w:id="509" w:author="Simon Vandemoortele" w:date="2016-04-18T22:38:00Z"/>
          <w:i/>
        </w:rPr>
      </w:pPr>
      <w:ins w:id="510" w:author="Simon Vandemoortele" w:date="2016-04-18T22:38:00Z">
        <w:r w:rsidRPr="0018246B">
          <w:rPr>
            <w:i/>
            <w:u w:val="single"/>
          </w:rPr>
          <w:t>Opmerking:</w:t>
        </w:r>
        <w:r>
          <w:rPr>
            <w:i/>
          </w:rPr>
          <w:t xml:space="preserve"> I</w:t>
        </w:r>
        <w:r w:rsidRPr="0018246B">
          <w:rPr>
            <w:i/>
          </w:rPr>
          <w:t>ndien u merkt dat metingen wel gescraped worden maar dat deze niet op de GUI tevoorschijn komen, kan het zijn omdat de interne klok van MariaDB verkeerd staat. Het herstarten van deze service zou dit probleem moeten oplossen.</w:t>
        </w:r>
      </w:ins>
    </w:p>
    <w:p w:rsidR="001F6608" w:rsidRDefault="001F6608" w:rsidP="001F6608">
      <w:r>
        <w:t xml:space="preserve">Tot slot moet de MariaDB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1F6608" w:rsidRDefault="001F6608" w:rsidP="001F6608">
      <w:pPr>
        <w:pStyle w:val="Kop4"/>
      </w:pPr>
      <w:r>
        <w:t>Vast IP-adres</w:t>
      </w:r>
    </w:p>
    <w:p w:rsidR="001F6608" w:rsidRDefault="001F6608" w:rsidP="001F6608">
      <w:pPr>
        <w:spacing w:after="160" w:line="259" w:lineRule="auto"/>
      </w:pPr>
      <w:r>
        <w:t xml:space="preserve">Het toekennen van een vast IP-adres is belangrijk zodat het </w:t>
      </w:r>
      <w:del w:id="511" w:author="Simon Vandemoortele" w:date="2016-04-18T22:38:00Z">
        <w:r w:rsidR="00912323">
          <w:delText xml:space="preserve">steeds </w:delText>
        </w:r>
      </w:del>
      <w:r>
        <w:t xml:space="preserve">mogelijk is om </w:t>
      </w:r>
      <w:ins w:id="512" w:author="Simon Vandemoortele" w:date="2016-04-18T22:38:00Z">
        <w:r>
          <w:t xml:space="preserve">steeds </w:t>
        </w:r>
      </w:ins>
      <w:r>
        <w:t>de gebruikersinterface te kunnen bereiken via</w:t>
      </w:r>
      <w:del w:id="513" w:author="Simon Vandemoortele" w:date="2016-04-18T22:38:00Z">
        <w:r w:rsidR="00912323">
          <w:delText xml:space="preserve"> een</w:delText>
        </w:r>
      </w:del>
      <w:r>
        <w:t xml:space="preserve">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w:t>
      </w:r>
      <w:del w:id="514" w:author="Simon Vandemoortele" w:date="2016-04-18T22:38:00Z">
        <w:r w:rsidR="00912323">
          <w:delText>dit specifiek</w:delText>
        </w:r>
      </w:del>
      <w:ins w:id="515" w:author="Simon Vandemoortele" w:date="2016-04-18T22:38:00Z">
        <w:r>
          <w:t>het</w:t>
        </w:r>
      </w:ins>
      <w:r>
        <w:t xml:space="preserve"> MAC-adres </w:t>
      </w:r>
      <w:ins w:id="516" w:author="Simon Vandemoortele" w:date="2016-04-18T22:38:00Z">
        <w:r>
          <w:t xml:space="preserve">van de applicatieserver </w:t>
        </w:r>
      </w:ins>
      <w:r>
        <w:t xml:space="preserve">gekoppeld wordt aan een </w:t>
      </w:r>
      <w:ins w:id="517" w:author="Simon Vandemoortele" w:date="2016-04-18T22:38:00Z">
        <w:r>
          <w:t xml:space="preserve">(vast) </w:t>
        </w:r>
      </w:ins>
      <w:r>
        <w:t xml:space="preserve">IP-adres, ofwel stelt men lokaal in op de server dat </w:t>
      </w:r>
      <w:del w:id="518" w:author="Simon Vandemoortele" w:date="2016-04-18T22:38:00Z">
        <w:r w:rsidR="00912323">
          <w:delText>hij</w:delText>
        </w:r>
      </w:del>
      <w:ins w:id="519" w:author="Simon Vandemoortele" w:date="2016-04-18T22:38:00Z">
        <w:r>
          <w:t>deze</w:t>
        </w:r>
      </w:ins>
      <w:r>
        <w:t xml:space="preserv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 xml:space="preserve">Linux kent </w:t>
      </w:r>
      <w:del w:id="520" w:author="Simon Vandemoortele" w:date="2016-04-18T22:38:00Z">
        <w:r w:rsidR="003B7AC8">
          <w:delText>niet</w:delText>
        </w:r>
      </w:del>
      <w:ins w:id="521" w:author="Simon Vandemoortele" w:date="2016-04-18T22:38:00Z">
        <w:r>
          <w:t>net</w:t>
        </w:r>
      </w:ins>
      <w:r>
        <w:t xml:space="preserve"> zoals </w:t>
      </w:r>
      <w:ins w:id="522" w:author="Simon Vandemoortele" w:date="2016-04-18T22:38:00Z">
        <w:r>
          <w:t xml:space="preserve">dat in </w:t>
        </w:r>
      </w:ins>
      <w:r>
        <w:t>Windows</w:t>
      </w:r>
      <w:ins w:id="523" w:author="Simon Vandemoortele" w:date="2016-04-18T22:38:00Z">
        <w:r>
          <w:t xml:space="preserve"> het geval is</w:t>
        </w:r>
      </w:ins>
      <w:r>
        <w:t xml:space="preserve"> een naam toe aan iedere netwerkadapter. Om wijzigingen te kunnen aanbrengen moet deze naam gekend zijn. Standaard wordt aan fysieke toestellen de naam eth0 toegekend</w:t>
      </w:r>
      <w:del w:id="524" w:author="Simon Vandemoortele" w:date="2016-04-18T22:38:00Z">
        <w:r w:rsidR="003B7AC8">
          <w:delText>.</w:delText>
        </w:r>
      </w:del>
      <w:ins w:id="525" w:author="Simon Vandemoortele" w:date="2016-04-18T22:38:00Z">
        <w:r>
          <w:t>, maar dit verschilt van distributie tot distributie.</w:t>
        </w:r>
      </w:ins>
      <w:r>
        <w:t xml:space="preserv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ifconfig</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1F6608" w:rsidRDefault="001F6608" w:rsidP="001F6608">
      <w:pPr>
        <w:spacing w:after="160" w:line="259" w:lineRule="auto"/>
      </w:pPr>
      <w:r>
        <w:t>Hieronder staat een voorbeeld van beide commando’s:</w:t>
      </w:r>
    </w:p>
    <w:p w:rsidR="003B7AC8" w:rsidRDefault="00D34B73" w:rsidP="00912323">
      <w:pPr>
        <w:spacing w:after="160" w:line="259" w:lineRule="auto"/>
        <w:rPr>
          <w:del w:id="526" w:author="Simon Vandemoortele" w:date="2016-04-18T22:38:00Z"/>
        </w:rPr>
      </w:pPr>
      <w:del w:id="527" w:author="Simon Vandemoortele" w:date="2016-04-18T22:38:00Z">
        <w:r>
          <w:rPr>
            <w:noProof/>
            <w:lang w:eastAsia="nl-BE"/>
          </w:rPr>
          <w:drawing>
            <wp:anchor distT="0" distB="0" distL="114300" distR="114300" simplePos="0" relativeHeight="251691008" behindDoc="1" locked="0" layoutInCell="1" allowOverlap="1" wp14:anchorId="0C9400DB" wp14:editId="24F1996B">
              <wp:simplePos x="0" y="0"/>
              <wp:positionH relativeFrom="margin">
                <wp:align>center</wp:align>
              </wp:positionH>
              <wp:positionV relativeFrom="paragraph">
                <wp:posOffset>8255</wp:posOffset>
              </wp:positionV>
              <wp:extent cx="4108117" cy="2389517"/>
              <wp:effectExtent l="0" t="0" r="698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del>
    </w:p>
    <w:p w:rsidR="001F6608" w:rsidRDefault="001F6608" w:rsidP="001F6608">
      <w:pPr>
        <w:spacing w:after="160" w:line="259" w:lineRule="auto"/>
        <w:rPr>
          <w:ins w:id="528" w:author="Simon Vandemoortele" w:date="2016-04-18T22:38:00Z"/>
        </w:rPr>
      </w:pPr>
      <w:ins w:id="529" w:author="Simon Vandemoortele" w:date="2016-04-18T22:38:00Z">
        <w:r>
          <w:rPr>
            <w:noProof/>
            <w:lang w:eastAsia="nl-BE"/>
          </w:rPr>
          <w:drawing>
            <wp:anchor distT="0" distB="0" distL="114300" distR="114300" simplePos="0" relativeHeight="251682816" behindDoc="1" locked="0" layoutInCell="1" allowOverlap="1" wp14:anchorId="467FBCE6" wp14:editId="2D7E90CF">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ins>
    </w:p>
    <w:p w:rsidR="001F6608" w:rsidRDefault="001F6608" w:rsidP="001F6608">
      <w:pPr>
        <w:spacing w:after="160" w:line="259" w:lineRule="auto"/>
        <w:jc w:val="left"/>
      </w:pPr>
      <w:r>
        <w:br w:type="page"/>
      </w:r>
    </w:p>
    <w:p w:rsidR="001F6608" w:rsidRDefault="001F6608" w:rsidP="001F6608">
      <w:pPr>
        <w:spacing w:after="160" w:line="259" w:lineRule="auto"/>
        <w:jc w:val="left"/>
      </w:pPr>
      <w:r>
        <w:lastRenderedPageBreak/>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 xml:space="preserve">Het instellen van een DHCP-server </w:t>
      </w:r>
      <w:del w:id="530" w:author="Simon Vandemoortele" w:date="2016-04-18T22:38:00Z">
        <w:r w:rsidR="001463B2">
          <w:delText>kan</w:delText>
        </w:r>
      </w:del>
      <w:ins w:id="531" w:author="Simon Vandemoortele" w:date="2016-04-18T22:38:00Z">
        <w:r>
          <w:t>zal</w:t>
        </w:r>
      </w:ins>
      <w:r>
        <w:t xml:space="preserve"> hier niet in detail beschreven worden </w:t>
      </w:r>
      <w:del w:id="532" w:author="Simon Vandemoortele" w:date="2016-04-18T22:38:00Z">
        <w:r w:rsidR="001463B2">
          <w:delText>omdat</w:delText>
        </w:r>
      </w:del>
      <w:ins w:id="533" w:author="Simon Vandemoortele" w:date="2016-04-18T22:38:00Z">
        <w:r>
          <w:t>aangezien</w:t>
        </w:r>
      </w:ins>
      <w:r>
        <w:t xml:space="preserve"> er </w:t>
      </w:r>
      <w:del w:id="534" w:author="Simon Vandemoortele" w:date="2016-04-18T22:38:00Z">
        <w:r w:rsidR="001463B2">
          <w:delText>oneindig</w:delText>
        </w:r>
      </w:del>
      <w:ins w:id="535" w:author="Simon Vandemoortele" w:date="2016-04-18T22:38:00Z">
        <w:r>
          <w:t>erg</w:t>
        </w:r>
      </w:ins>
      <w:r>
        <w:t xml:space="preserve">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 xml:space="preserve">Om een toestel te kunnen linken aan een IP-adres in de DHCP-server, heeft deze server het MAC-adres nodig van </w:t>
      </w:r>
      <w:del w:id="536" w:author="Simon Vandemoortele" w:date="2016-04-18T22:38:00Z">
        <w:r w:rsidR="00241F2A">
          <w:delText>dit</w:delText>
        </w:r>
      </w:del>
      <w:ins w:id="537" w:author="Simon Vandemoortele" w:date="2016-04-18T22:38:00Z">
        <w:r>
          <w:t>het</w:t>
        </w:r>
      </w:ins>
      <w:r>
        <w:t xml:space="preserve">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1F6608" w:rsidRDefault="001F6608" w:rsidP="001F6608">
      <w:pPr>
        <w:spacing w:after="160" w:line="259" w:lineRule="auto"/>
      </w:pPr>
      <w:r>
        <w:t>Bij de netwerkadapter (</w:t>
      </w:r>
      <w:del w:id="538" w:author="Simon Vandemoortele" w:date="2016-04-18T22:38:00Z">
        <w:r w:rsidR="00F412E0">
          <w:delText>meestal</w:delText>
        </w:r>
      </w:del>
      <w:ins w:id="539" w:author="Simon Vandemoortele" w:date="2016-04-18T22:38:00Z">
        <w:r>
          <w:t>enkele vaak voorkomende namen zijn</w:t>
        </w:r>
      </w:ins>
      <w:r>
        <w:t xml:space="preserve"> eth0</w:t>
      </w:r>
      <w:del w:id="540" w:author="Simon Vandemoortele" w:date="2016-04-18T22:38:00Z">
        <w:r w:rsidR="00F412E0">
          <w:delText xml:space="preserve"> genoemd)</w:delText>
        </w:r>
      </w:del>
      <w:ins w:id="541" w:author="Simon Vandemoortele" w:date="2016-04-18T22:38:00Z">
        <w:r>
          <w:t>, eth1, enp0s1, …)</w:t>
        </w:r>
      </w:ins>
      <w:r>
        <w:t xml:space="preserve"> staat een regel met als </w:t>
      </w:r>
      <w:del w:id="542" w:author="Simon Vandemoortele" w:date="2016-04-18T22:38:00Z">
        <w:r w:rsidR="00F412E0">
          <w:delText>naam</w:delText>
        </w:r>
      </w:del>
      <w:ins w:id="543" w:author="Simon Vandemoortele" w:date="2016-04-18T22:38:00Z">
        <w:r>
          <w:t>titel</w:t>
        </w:r>
      </w:ins>
      <w:r>
        <w:t xml:space="preserve"> HWaddr,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544" w:name="_Toc448695130"/>
      <w:r>
        <w:lastRenderedPageBreak/>
        <w:t>Desktop</w:t>
      </w:r>
      <w:bookmarkEnd w:id="544"/>
    </w:p>
    <w:p w:rsidR="001F6608" w:rsidRDefault="001F6608" w:rsidP="001F6608">
      <w:r>
        <w:t xml:space="preserve">Op de desktop dient eender welke versie van Windows </w:t>
      </w:r>
      <w:del w:id="545" w:author="Simon Vandemoortele" w:date="2016-04-18T22:38:00Z">
        <w:r w:rsidR="00111123">
          <w:delText>geïnstalleerd</w:delText>
        </w:r>
      </w:del>
      <w:ins w:id="546" w:author="Simon Vandemoortele" w:date="2016-04-18T22:38:00Z">
        <w:r>
          <w:t>aanwezig</w:t>
        </w:r>
      </w:ins>
      <w:r>
        <w:t xml:space="preserve"> te zijn. De desktop is nodig om de broncode van het project om te zetten in een uitvoerbaar programma, wat </w:t>
      </w:r>
      <w:ins w:id="547" w:author="Simon Vandemoortele" w:date="2016-04-18T22:38:00Z">
        <w:r>
          <w:t xml:space="preserve">vervolgens </w:t>
        </w:r>
      </w:ins>
      <w:r>
        <w:t xml:space="preserve">op </w:t>
      </w:r>
      <w:del w:id="548" w:author="Simon Vandemoortele" w:date="2016-04-18T22:38:00Z">
        <w:r w:rsidR="00111123">
          <w:delText>zijn beurt</w:delText>
        </w:r>
      </w:del>
      <w:ins w:id="549" w:author="Simon Vandemoortele" w:date="2016-04-18T22:38:00Z">
        <w:r>
          <w:t>de server</w:t>
        </w:r>
      </w:ins>
      <w:r>
        <w:t xml:space="preserve"> geplaatst kan worden</w:t>
      </w:r>
      <w:del w:id="550" w:author="Simon Vandemoortele" w:date="2016-04-18T22:38:00Z">
        <w:r w:rsidR="00111123">
          <w:delText xml:space="preserve"> op de server.</w:delText>
        </w:r>
      </w:del>
      <w:ins w:id="551" w:author="Simon Vandemoortele" w:date="2016-04-18T22:38:00Z">
        <w:r>
          <w:t>.</w:t>
        </w:r>
      </w:ins>
      <w:r>
        <w:t xml:space="preserve"> GlassFish zal </w:t>
      </w:r>
      <w:del w:id="552" w:author="Simon Vandemoortele" w:date="2016-04-18T22:38:00Z">
        <w:r w:rsidR="00111123">
          <w:delText>dan dienst doen als service die die applicatie uitvoert. Tijdens de productie is gebruik gemaakt</w:delText>
        </w:r>
      </w:del>
      <w:ins w:id="553" w:author="Simon Vandemoortele" w:date="2016-04-18T22:38:00Z">
        <w:r>
          <w:t>dit uitvoerbaar bestand vervolgens voor geïnteresseerde gebruikers uitvoeren. De ontwikkeling</w:t>
        </w:r>
      </w:ins>
      <w:r>
        <w:t xml:space="preserve"> van </w:t>
      </w:r>
      <w:ins w:id="554" w:author="Simon Vandemoortele" w:date="2016-04-18T22:38:00Z">
        <w:r>
          <w:t xml:space="preserve">de software gebeurdt grotendeels in de </w:t>
        </w:r>
      </w:ins>
      <w:r w:rsidRPr="00111123">
        <w:t>IntelliJ IDEA</w:t>
      </w:r>
      <w:r>
        <w:t xml:space="preserve">. Dit is een programmeeromgeving, </w:t>
      </w:r>
      <w:del w:id="555" w:author="Simon Vandemoortele" w:date="2016-04-18T22:38:00Z">
        <w:r w:rsidR="00181C4E">
          <w:delText>gelijkaardig</w:delText>
        </w:r>
      </w:del>
      <w:ins w:id="556" w:author="Simon Vandemoortele" w:date="2016-04-18T22:38:00Z">
        <w:r>
          <w:t>vergelijkbaar</w:t>
        </w:r>
      </w:ins>
      <w:r>
        <w:t xml:space="preserve"> met Netbeans en Eclipse. Het is dan ook perfect mogelijk om vertrekkend van de broncode, het volledig project te compileren in de </w:t>
      </w:r>
      <w:ins w:id="557" w:author="Simon Vandemoortele" w:date="2016-04-18T22:38:00Z">
        <w:r>
          <w:t xml:space="preserve">vooraf </w:t>
        </w:r>
      </w:ins>
      <w:r>
        <w:t>genoemde programmeeromgevingen.</w:t>
      </w:r>
      <w:ins w:id="558" w:author="Simon Vandemoortele" w:date="2016-04-18T22:38:00Z">
        <w:r>
          <w:t xml:space="preserve"> Het is zelfs mogelijk om het project in de command promt te compileren, maar dit zou de toegankelijkheid van deze handleiding drastisch verlagen.</w:t>
        </w:r>
      </w:ins>
      <w:r>
        <w:t xml:space="preserve"> IntelliJ kan gedownload worden via de officiële site van de ontwikkelaars: </w:t>
      </w:r>
      <w:hyperlink r:id="rId77"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526E0C">
        <w:rPr>
          <w:b/>
          <w:rPrChange w:id="559" w:author="Simon Vandemoortele" w:date="2016-04-18T22:38:00Z">
            <w:rPr/>
          </w:rPrChange>
        </w:rPr>
        <w:t xml:space="preserve">file </w:t>
      </w:r>
      <w:r w:rsidRPr="00526E0C">
        <w:rPr>
          <w:b/>
          <w:rPrChange w:id="560" w:author="Simon Vandemoortele" w:date="2016-04-18T22:38:00Z">
            <w:rPr/>
          </w:rPrChange>
        </w:rPr>
        <w:sym w:font="Wingdings" w:char="F0E0"/>
      </w:r>
      <w:r w:rsidRPr="00526E0C">
        <w:rPr>
          <w:b/>
          <w:rPrChange w:id="561" w:author="Simon Vandemoortele" w:date="2016-04-18T22:38:00Z">
            <w:rPr/>
          </w:rPrChange>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6B861316" wp14:editId="1197348C">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562" w:name="_Toc448695131"/>
      <w:r>
        <w:lastRenderedPageBreak/>
        <w:t>Deployment</w:t>
      </w:r>
      <w:bookmarkEnd w:id="562"/>
    </w:p>
    <w:p w:rsidR="00217245" w:rsidRPr="00217245" w:rsidRDefault="00217245" w:rsidP="0035354A">
      <w:pPr>
        <w:rPr>
          <w:del w:id="563" w:author="Simon Vandemoortele" w:date="2016-04-18T22:38:00Z"/>
        </w:rPr>
      </w:pPr>
      <w:del w:id="564" w:author="Simon Vandemoortele" w:date="2016-04-18T22:38:00Z">
        <w:r>
          <w:delText>Probleem: enkel mogelijk in de enterprise versie, niet de community edition$$$$$$$$$$$$</w:delText>
        </w:r>
      </w:del>
    </w:p>
    <w:p w:rsidR="007A1DAC" w:rsidRPr="007A1DAC" w:rsidRDefault="007A1DAC" w:rsidP="007A1DAC">
      <w:pPr>
        <w:pStyle w:val="Kop4"/>
        <w:rPr>
          <w:ins w:id="565" w:author="Simon Vandemoortele" w:date="2016-04-18T22:38:00Z"/>
        </w:rPr>
      </w:pPr>
      <w:ins w:id="566" w:author="Simon Vandemoortele" w:date="2016-04-18T22:38:00Z">
        <w:r>
          <w:t>De JAVA libraries</w:t>
        </w:r>
      </w:ins>
    </w:p>
    <w:p w:rsidR="001F6608" w:rsidRDefault="001F6608" w:rsidP="001F6608">
      <w:r>
        <w:t xml:space="preserve">Om de applicatie te runnen op de server vereist GlassFish dat er een WAR-file (Java Web Application) aangemaakt wordt. Dit kan bereikt worden via </w:t>
      </w:r>
      <w:r w:rsidRPr="00526E0C">
        <w:rPr>
          <w:b/>
          <w:rPrChange w:id="567" w:author="Simon Vandemoortele" w:date="2016-04-18T22:38:00Z">
            <w:rPr/>
          </w:rPrChange>
        </w:rPr>
        <w:t xml:space="preserve">file </w:t>
      </w:r>
      <w:r w:rsidRPr="00526E0C">
        <w:rPr>
          <w:b/>
          <w:rPrChange w:id="568" w:author="Simon Vandemoortele" w:date="2016-04-18T22:38:00Z">
            <w:rPr/>
          </w:rPrChange>
        </w:rPr>
        <w:sym w:font="Wingdings" w:char="F0E0"/>
      </w:r>
      <w:r w:rsidRPr="00526E0C">
        <w:rPr>
          <w:b/>
          <w:rPrChange w:id="569" w:author="Simon Vandemoortele" w:date="2016-04-18T22:38:00Z">
            <w:rPr/>
          </w:rPrChange>
        </w:rPr>
        <w:t xml:space="preserve"> project structure </w:t>
      </w:r>
      <w:r w:rsidRPr="00526E0C">
        <w:rPr>
          <w:b/>
          <w:rPrChange w:id="570" w:author="Simon Vandemoortele" w:date="2016-04-18T22:38:00Z">
            <w:rPr/>
          </w:rPrChange>
        </w:rPr>
        <w:sym w:font="Wingdings" w:char="F0E0"/>
      </w:r>
      <w:r w:rsidRPr="00526E0C">
        <w:rPr>
          <w:b/>
          <w:rPrChange w:id="571" w:author="Simon Vandemoortele" w:date="2016-04-18T22:38:00Z">
            <w:rPr/>
          </w:rPrChange>
        </w:rPr>
        <w:t xml:space="preserve"> artifacts</w:t>
      </w:r>
      <w:r>
        <w:t xml:space="preserve">. Vervolgens klikt met op het groene + icoontje en wordt </w:t>
      </w:r>
      <w:ins w:id="572" w:author="Simon Vandemoortele" w:date="2016-04-18T22:38:00Z">
        <w:r>
          <w:t>“</w:t>
        </w:r>
      </w:ins>
      <w:r w:rsidRPr="00526E0C">
        <w:rPr>
          <w:i/>
          <w:rPrChange w:id="573" w:author="Simon Vandemoortele" w:date="2016-04-18T22:38:00Z">
            <w:rPr/>
          </w:rPrChange>
        </w:rPr>
        <w:t>Web Application: Archive</w:t>
      </w:r>
      <w:ins w:id="574" w:author="Simon Vandemoortele" w:date="2016-04-18T22:38:00Z">
        <w:r>
          <w:rPr>
            <w:i/>
          </w:rPr>
          <w:t>”</w:t>
        </w:r>
      </w:ins>
      <w:r w:rsidRPr="00526E0C">
        <w:rPr>
          <w:i/>
          <w:rPrChange w:id="575" w:author="Simon Vandemoortele" w:date="2016-04-18T22:38:00Z">
            <w:rPr/>
          </w:rPrChange>
        </w:rPr>
        <w:t xml:space="preserve"> </w:t>
      </w:r>
      <w:r>
        <w:t>geselecteerd. Klik vervolgens op ok.</w:t>
      </w:r>
    </w:p>
    <w:p w:rsidR="001F6608" w:rsidRDefault="001F6608" w:rsidP="001F6608">
      <w:pPr>
        <w:jc w:val="center"/>
      </w:pPr>
      <w:r>
        <w:rPr>
          <w:noProof/>
          <w:lang w:eastAsia="nl-BE"/>
        </w:rPr>
        <w:drawing>
          <wp:inline distT="0" distB="0" distL="0" distR="0" wp14:anchorId="70C79495" wp14:editId="339BFB09">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9">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w:t>
      </w:r>
      <w:del w:id="576" w:author="Simon Vandemoortele" w:date="2016-04-18T22:38:00Z">
        <w:r w:rsidR="003067A9">
          <w:delText>tot het aanmaken van</w:delText>
        </w:r>
      </w:del>
      <w:ins w:id="577" w:author="Simon Vandemoortele" w:date="2016-04-18T22:38:00Z">
        <w:r>
          <w:t>om</w:t>
        </w:r>
      </w:ins>
      <w:r>
        <w:t xml:space="preserve"> dit bestand</w:t>
      </w:r>
      <w:ins w:id="578" w:author="Simon Vandemoortele" w:date="2016-04-18T22:38:00Z">
        <w:r>
          <w:t xml:space="preserve"> ook effectief aan te maken</w:t>
        </w:r>
      </w:ins>
      <w:r>
        <w:t xml:space="preserve">. Dit wordt gedaan </w:t>
      </w:r>
      <w:r w:rsidRPr="00526E0C">
        <w:rPr>
          <w:b/>
          <w:rPrChange w:id="579" w:author="Simon Vandemoortele" w:date="2016-04-18T22:38:00Z">
            <w:rPr/>
          </w:rPrChange>
        </w:rPr>
        <w:t xml:space="preserve">via build </w:t>
      </w:r>
      <w:r w:rsidRPr="00526E0C">
        <w:rPr>
          <w:b/>
          <w:rPrChange w:id="580" w:author="Simon Vandemoortele" w:date="2016-04-18T22:38:00Z">
            <w:rPr/>
          </w:rPrChange>
        </w:rPr>
        <w:sym w:font="Wingdings" w:char="F0E0"/>
      </w:r>
      <w:r w:rsidRPr="00526E0C">
        <w:rPr>
          <w:b/>
          <w:rPrChange w:id="581" w:author="Simon Vandemoortele" w:date="2016-04-18T22:38:00Z">
            <w:rPr/>
          </w:rPrChange>
        </w:rPr>
        <w:t xml:space="preserve"> build artifacts </w:t>
      </w:r>
      <w:r w:rsidRPr="00526E0C">
        <w:rPr>
          <w:b/>
          <w:rPrChange w:id="582" w:author="Simon Vandemoortele" w:date="2016-04-18T22:38:00Z">
            <w:rPr/>
          </w:rPrChange>
        </w:rPr>
        <w:sym w:font="Wingdings" w:char="F0E0"/>
      </w:r>
      <w:r w:rsidRPr="00526E0C">
        <w:rPr>
          <w:b/>
          <w:rPrChange w:id="583" w:author="Simon Vandemoortele" w:date="2016-04-18T22:38:00Z">
            <w:rPr/>
          </w:rPrChange>
        </w:rPr>
        <w:t xml:space="preserve"> action </w:t>
      </w:r>
      <w:r w:rsidRPr="00526E0C">
        <w:rPr>
          <w:b/>
          <w:rPrChange w:id="584" w:author="Simon Vandemoortele" w:date="2016-04-18T22:38:00Z">
            <w:rPr/>
          </w:rPrChange>
        </w:rPr>
        <w:sym w:font="Wingdings" w:char="F0E0"/>
      </w:r>
      <w:r w:rsidRPr="00526E0C">
        <w:rPr>
          <w:b/>
          <w:rPrChange w:id="585" w:author="Simon Vandemoortele" w:date="2016-04-18T22:38:00Z">
            <w:rPr/>
          </w:rPrChange>
        </w:rPr>
        <w:t xml:space="preserve"> build</w:t>
      </w:r>
    </w:p>
    <w:p w:rsidR="001F6608" w:rsidRDefault="001F6608" w:rsidP="001F6608">
      <w:pPr>
        <w:jc w:val="center"/>
      </w:pPr>
      <w:r>
        <w:rPr>
          <w:noProof/>
          <w:lang w:eastAsia="nl-BE"/>
        </w:rPr>
        <w:drawing>
          <wp:inline distT="0" distB="0" distL="0" distR="0" wp14:anchorId="01FA591F" wp14:editId="7C39AD5C">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\code\classes\artifacts\Verkeer</w:t>
      </w:r>
    </w:p>
    <w:p w:rsidR="001F6608" w:rsidRDefault="001F6608" w:rsidP="001F6608">
      <w:r>
        <w:t xml:space="preserve">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ins w:id="586" w:author="Simon Vandemoortele" w:date="2016-04-18T22:38:00Z">
        <w:r>
          <w:t>“</w:t>
        </w:r>
      </w:ins>
      <w:r w:rsidRPr="00526E0C">
        <w:rPr>
          <w:i/>
          <w:rPrChange w:id="587" w:author="Simon Vandemoortele" w:date="2016-04-18T22:38:00Z">
            <w:rPr/>
          </w:rPrChange>
        </w:rPr>
        <w:t>applications</w:t>
      </w:r>
      <w:ins w:id="588" w:author="Simon Vandemoortele" w:date="2016-04-18T22:38:00Z">
        <w:r>
          <w:rPr>
            <w:i/>
          </w:rPr>
          <w:t>”</w:t>
        </w:r>
      </w:ins>
      <w:r>
        <w:t xml:space="preserve"> en vervolgens op </w:t>
      </w:r>
      <w:ins w:id="589" w:author="Simon Vandemoortele" w:date="2016-04-18T22:38:00Z">
        <w:r>
          <w:t>“</w:t>
        </w:r>
      </w:ins>
      <w:r w:rsidRPr="00526E0C">
        <w:rPr>
          <w:i/>
          <w:rPrChange w:id="590" w:author="Simon Vandemoortele" w:date="2016-04-18T22:38:00Z">
            <w:rPr/>
          </w:rPrChange>
        </w:rPr>
        <w:t>choose file</w:t>
      </w:r>
      <w:del w:id="591" w:author="Simon Vandemoortele" w:date="2016-04-18T22:38:00Z">
        <w:r w:rsidR="0035354A">
          <w:delText>.</w:delText>
        </w:r>
      </w:del>
      <w:ins w:id="592" w:author="Simon Vandemoortele" w:date="2016-04-18T22:38:00Z">
        <w:r>
          <w:t>”.</w:t>
        </w:r>
      </w:ins>
      <w:r>
        <w:t xml:space="preserve"> Selecteer nu het WAR bestand dat eerder aangemaakt werd en klik op ok.</w:t>
      </w:r>
    </w:p>
    <w:p w:rsidR="001F6608" w:rsidRDefault="001F6608" w:rsidP="001F6608">
      <w:pPr>
        <w:jc w:val="center"/>
        <w:rPr>
          <w:ins w:id="593" w:author="Simon Vandemoortele" w:date="2016-04-18T22:38:00Z"/>
        </w:rPr>
      </w:pPr>
      <w:r>
        <w:rPr>
          <w:noProof/>
          <w:lang w:eastAsia="nl-BE"/>
        </w:rPr>
        <w:drawing>
          <wp:inline distT="0" distB="0" distL="0" distR="0" wp14:anchorId="4BBC9DFB" wp14:editId="1E0584D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rPr>
          <w:ins w:id="594" w:author="Simon Vandemoortele" w:date="2016-04-18T22:38:00Z"/>
        </w:rPr>
      </w:pPr>
    </w:p>
    <w:p w:rsidR="000B7404" w:rsidRDefault="000B7404" w:rsidP="000B7404">
      <w:pPr>
        <w:pStyle w:val="Kop4"/>
        <w:rPr>
          <w:ins w:id="595" w:author="Simon Vandemoortele" w:date="2016-04-18T22:38:00Z"/>
        </w:rPr>
      </w:pPr>
      <w:ins w:id="596" w:author="Simon Vandemoortele" w:date="2016-04-18T22:38:00Z">
        <w:r>
          <w:lastRenderedPageBreak/>
          <w:t>Configuratie Glassfish</w:t>
        </w:r>
      </w:ins>
    </w:p>
    <w:p w:rsidR="005663E6" w:rsidRDefault="00E76A3E" w:rsidP="007A1DAC">
      <w:pPr>
        <w:rPr>
          <w:ins w:id="597" w:author="Simon Vandemoortele" w:date="2016-04-18T22:38:00Z"/>
        </w:rPr>
      </w:pPr>
      <w:ins w:id="598" w:author="Simon Vandemoortele" w:date="2016-04-18T22:38:00Z">
        <w:r>
          <w:t>Na het uploaden van de war-file, zal het nodig zijn om de correcte configuratie in te stellen voor de server. De service zal bijvoorbeeld moeten weten welke API-keys het moet gebruiken en welke authenticatie nodig is voor de databank. Hiervoor gebruiken we het “config.properties”-bestand in de map “code”.</w:t>
        </w:r>
      </w:ins>
    </w:p>
    <w:p w:rsidR="00E76A3E" w:rsidRPr="00095FFD" w:rsidRDefault="00E76A3E" w:rsidP="00E76A3E">
      <w:pPr>
        <w:pStyle w:val="Code"/>
        <w:rPr>
          <w:ins w:id="599" w:author="Simon Vandemoortele" w:date="2016-04-18T22:38:00Z"/>
          <w:rFonts w:ascii="Courier New" w:hAnsi="Courier New" w:cs="Courier New"/>
          <w:lang w:val="en-US"/>
        </w:rPr>
      </w:pPr>
      <w:ins w:id="600" w:author="Simon Vandemoortele" w:date="2016-04-18T22:38:00Z">
        <w:r w:rsidRPr="00095FFD">
          <w:rPr>
            <w:rFonts w:ascii="Courier New" w:hAnsi="Courier New" w:cs="Courier New"/>
            <w:lang w:val="en-US"/>
          </w:rPr>
          <w:t>//&lt;domain&gt; is meestal “domain1”</w:t>
        </w:r>
      </w:ins>
    </w:p>
    <w:p w:rsidR="00E76A3E" w:rsidRPr="00095FFD" w:rsidRDefault="00E76A3E" w:rsidP="00E76A3E">
      <w:pPr>
        <w:pStyle w:val="Code"/>
        <w:rPr>
          <w:ins w:id="601" w:author="Simon Vandemoortele" w:date="2016-04-18T22:38:00Z"/>
          <w:rFonts w:ascii="Courier New" w:hAnsi="Courier New" w:cs="Courier New"/>
          <w:b/>
          <w:lang w:val="en-US"/>
        </w:rPr>
      </w:pPr>
      <w:ins w:id="602" w:author="Simon Vandemoortele" w:date="2016-04-18T22:38:00Z">
        <w:r w:rsidRPr="00095FFD">
          <w:rPr>
            <w:rFonts w:ascii="Courier New" w:hAnsi="Courier New" w:cs="Courier New"/>
            <w:b/>
            <w:lang w:val="en-US"/>
          </w:rPr>
          <w:t>cd /opt/glassfish4/glassfish/domains/&lt;domain&gt;/config</w:t>
        </w:r>
      </w:ins>
    </w:p>
    <w:p w:rsidR="00E76A3E" w:rsidRPr="000B7404" w:rsidRDefault="00E76A3E" w:rsidP="00E76A3E">
      <w:pPr>
        <w:pStyle w:val="Code"/>
        <w:rPr>
          <w:ins w:id="603" w:author="Simon Vandemoortele" w:date="2016-04-18T22:38:00Z"/>
          <w:rFonts w:ascii="Courier New" w:hAnsi="Courier New" w:cs="Courier New"/>
          <w:b/>
        </w:rPr>
      </w:pPr>
      <w:ins w:id="604" w:author="Simon Vandemoortele" w:date="2016-04-18T22:38:00Z">
        <w:r w:rsidRPr="000B7404">
          <w:rPr>
            <w:rFonts w:ascii="Courier New" w:hAnsi="Courier New" w:cs="Courier New"/>
            <w:b/>
          </w:rPr>
          <w:t>nano config.properties</w:t>
        </w:r>
      </w:ins>
    </w:p>
    <w:p w:rsidR="00E76A3E" w:rsidRPr="000B7404" w:rsidRDefault="00E76A3E" w:rsidP="00E76A3E">
      <w:pPr>
        <w:pStyle w:val="Code"/>
        <w:rPr>
          <w:ins w:id="605" w:author="Simon Vandemoortele" w:date="2016-04-18T22:38:00Z"/>
          <w:rFonts w:ascii="Courier New" w:hAnsi="Courier New" w:cs="Courier New"/>
        </w:rPr>
      </w:pPr>
      <w:ins w:id="606" w:author="Simon Vandemoortele" w:date="2016-04-18T22:38:00Z">
        <w:r w:rsidRPr="000B7404">
          <w:rPr>
            <w:rFonts w:ascii="Courier New" w:hAnsi="Courier New" w:cs="Courier New"/>
          </w:rPr>
          <w:t>//Plak hiet de data van de config.properties file in, sluit met ctrl+X</w:t>
        </w:r>
      </w:ins>
    </w:p>
    <w:p w:rsidR="005663E6" w:rsidRDefault="000B7404" w:rsidP="007A1DAC">
      <w:pPr>
        <w:rPr>
          <w:ins w:id="607" w:author="Simon Vandemoortele" w:date="2016-04-18T22:38:00Z"/>
        </w:rPr>
      </w:pPr>
      <w:ins w:id="608" w:author="Simon Vandemoortele" w:date="2016-04-18T22:38:00Z">
        <w:r>
          <w:t>Ook zal het nodig zijn om de MariaDB JDBC Connector in de classpath van Glassfish te plaatsen.</w:t>
        </w:r>
      </w:ins>
    </w:p>
    <w:p w:rsidR="007A1DAC" w:rsidRDefault="000B7404" w:rsidP="009F0796">
      <w:pPr>
        <w:rPr>
          <w:ins w:id="609" w:author="Simon Vandemoortele" w:date="2016-04-18T22:38:00Z"/>
        </w:rPr>
      </w:pPr>
      <w:ins w:id="610" w:author="Simon Vandemoortele" w:date="2016-04-18T22:38:00Z">
        <w:r>
          <w:t>Dit gebeurt met de volgende commando’s</w:t>
        </w:r>
      </w:ins>
    </w:p>
    <w:p w:rsidR="000B7404" w:rsidRPr="00095FFD" w:rsidRDefault="000B7404" w:rsidP="000B7404">
      <w:pPr>
        <w:pStyle w:val="Code"/>
        <w:rPr>
          <w:ins w:id="611" w:author="Simon Vandemoortele" w:date="2016-04-18T22:38:00Z"/>
          <w:b/>
          <w:lang w:val="en-US"/>
        </w:rPr>
      </w:pPr>
      <w:ins w:id="612" w:author="Simon Vandemoortele" w:date="2016-04-18T22:38:00Z">
        <w:r w:rsidRPr="00095FFD">
          <w:rPr>
            <w:b/>
            <w:lang w:val="en-US"/>
          </w:rPr>
          <w:t>cd /opt/glassfish4/glassfish/domains/&lt;domain&gt;/lib/ext</w:t>
        </w:r>
      </w:ins>
    </w:p>
    <w:p w:rsidR="000B7404" w:rsidRPr="00095FFD" w:rsidRDefault="000B7404" w:rsidP="000B7404">
      <w:pPr>
        <w:pStyle w:val="Code"/>
        <w:rPr>
          <w:ins w:id="613" w:author="Simon Vandemoortele" w:date="2016-04-18T22:38:00Z"/>
          <w:b/>
          <w:lang w:val="en-US"/>
        </w:rPr>
      </w:pPr>
      <w:ins w:id="614" w:author="Simon Vandemoortele" w:date="2016-04-18T22:38:00Z">
        <w:r w:rsidRPr="00095FFD">
          <w:rPr>
            <w:b/>
            <w:lang w:val="en-US"/>
          </w:rPr>
          <w:t xml:space="preserve">wget </w:t>
        </w:r>
        <w:r w:rsidR="00281196">
          <w:fldChar w:fldCharType="begin"/>
        </w:r>
        <w:r w:rsidR="00281196" w:rsidRPr="00095FFD">
          <w:rPr>
            <w:lang w:val="en-US"/>
          </w:rPr>
          <w:instrText xml:space="preserve"> HYPERLINK "http://central.maven.org/maven2/org/mariadb/jdbc/mariadb-java-client/1.4.2/mariadb-java-client-1.4.2.jar" </w:instrText>
        </w:r>
        <w:r w:rsidR="00281196">
          <w:fldChar w:fldCharType="separate"/>
        </w:r>
        <w:r w:rsidRPr="00095FFD">
          <w:rPr>
            <w:rStyle w:val="Hyperlink"/>
            <w:b/>
            <w:lang w:val="en-US"/>
            <w14:textFill>
              <w14:solidFill>
                <w14:schemeClr w14:val="hlink">
                  <w14:lumMod w14:val="95000"/>
                  <w14:lumOff w14:val="5000"/>
                  <w14:lumMod w14:val="95000"/>
                  <w14:lumOff w14:val="5000"/>
                </w14:schemeClr>
              </w14:solidFill>
            </w14:textFill>
          </w:rPr>
          <w:t>http://central.maven.org/maven2/org/mariadb/jdbc/mariadb-java-client/1.4.2/mariadb-java-client-1.4.2.jar</w:t>
        </w:r>
        <w:r w:rsidR="00281196">
          <w:rPr>
            <w:rStyle w:val="Hyperlink"/>
            <w:b/>
            <w14:textFill>
              <w14:solidFill>
                <w14:schemeClr w14:val="hlink">
                  <w14:lumMod w14:val="95000"/>
                  <w14:lumOff w14:val="5000"/>
                  <w14:lumMod w14:val="95000"/>
                  <w14:lumOff w14:val="5000"/>
                </w14:schemeClr>
              </w14:solidFill>
            </w14:textFill>
          </w:rPr>
          <w:fldChar w:fldCharType="end"/>
        </w:r>
      </w:ins>
    </w:p>
    <w:p w:rsidR="000B7404" w:rsidRDefault="000B7404" w:rsidP="000B7404">
      <w:pPr>
        <w:pStyle w:val="Code"/>
        <w:rPr>
          <w:ins w:id="615" w:author="Simon Vandemoortele" w:date="2016-04-18T22:38:00Z"/>
        </w:rPr>
      </w:pPr>
      <w:ins w:id="616" w:author="Simon Vandemoortele" w:date="2016-04-18T22:38:00Z">
        <w:r w:rsidRPr="000B7404">
          <w:t>//</w:t>
        </w:r>
        <w:r>
          <w:t>Indien er een nieuwe versie is, kan deze uiteraard ook gebruikt worden</w:t>
        </w:r>
      </w:ins>
    </w:p>
    <w:p w:rsidR="000B7404" w:rsidRDefault="000B7404" w:rsidP="000B7404">
      <w:pPr>
        <w:rPr>
          <w:ins w:id="617" w:author="Simon Vandemoortele" w:date="2016-04-18T22:38:00Z"/>
        </w:rPr>
      </w:pPr>
    </w:p>
    <w:p w:rsidR="000B7404" w:rsidRDefault="000B7404">
      <w:pPr>
        <w:pPrChange w:id="618" w:author="Simon Vandemoortele" w:date="2016-04-18T22:38:00Z">
          <w:pPr>
            <w:jc w:val="center"/>
          </w:pPr>
        </w:pPrChange>
      </w:pPr>
    </w:p>
    <w:p w:rsidR="001F6608" w:rsidRPr="000B7404" w:rsidRDefault="001F6608">
      <w:pPr>
        <w:pStyle w:val="Code"/>
        <w:pPrChange w:id="619" w:author="Simon Vandemoortele" w:date="2016-04-18T22:38:00Z">
          <w:pPr>
            <w:spacing w:after="160" w:line="259" w:lineRule="auto"/>
            <w:jc w:val="left"/>
          </w:pPr>
        </w:pPrChange>
      </w:pPr>
      <w:r w:rsidRPr="000B7404">
        <w:br w:type="page"/>
      </w:r>
    </w:p>
    <w:p w:rsidR="006D74BC" w:rsidRDefault="006D74BC" w:rsidP="009511E4">
      <w:pPr>
        <w:jc w:val="center"/>
      </w:pPr>
    </w:p>
    <w:p w:rsidR="00DF368A" w:rsidRDefault="00DF368A" w:rsidP="00DF368A">
      <w:pPr>
        <w:pStyle w:val="Titel"/>
      </w:pPr>
      <w:bookmarkStart w:id="620" w:name="_Toc447719684"/>
      <w:bookmarkStart w:id="621" w:name="_Toc448695132"/>
      <w:r>
        <w:t>Retrospective</w:t>
      </w:r>
      <w:bookmarkEnd w:id="620"/>
      <w:bookmarkEnd w:id="621"/>
    </w:p>
    <w:p w:rsidR="00DF368A" w:rsidRDefault="00DF368A">
      <w:pPr>
        <w:spacing w:after="160" w:line="259" w:lineRule="auto"/>
        <w:jc w:val="left"/>
      </w:pPr>
      <w:r>
        <w:br w:type="page"/>
      </w:r>
    </w:p>
    <w:p w:rsidR="00DF368A" w:rsidRPr="00CD597B" w:rsidRDefault="00DF368A" w:rsidP="00DF368A">
      <w:pPr>
        <w:pStyle w:val="Kop1"/>
      </w:pPr>
      <w:bookmarkStart w:id="622" w:name="_Toc447719685"/>
      <w:bookmarkStart w:id="623" w:name="_Toc448695133"/>
      <w:r>
        <w:lastRenderedPageBreak/>
        <w:t>Aandachtspunten sprints</w:t>
      </w:r>
      <w:bookmarkEnd w:id="622"/>
      <w:bookmarkEnd w:id="623"/>
    </w:p>
    <w:p w:rsidR="00DF368A" w:rsidRPr="00CD597B" w:rsidRDefault="00DF368A" w:rsidP="00DF368A">
      <w:pPr>
        <w:pStyle w:val="Kop2"/>
      </w:pPr>
      <w:bookmarkStart w:id="624" w:name="_Toc447719686"/>
      <w:bookmarkStart w:id="625" w:name="_Toc448695134"/>
      <w:r>
        <w:t>Sprint 2</w:t>
      </w:r>
      <w:bookmarkEnd w:id="624"/>
      <w:bookmarkEnd w:id="625"/>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rPr>
          <w:del w:id="626" w:author="Simon Vandemoortele" w:date="2016-04-18T22:38:00Z"/>
        </w:rPr>
      </w:pPr>
      <w:del w:id="627" w:author="Simon Vandemoortele" w:date="2016-04-18T22:38:00Z">
        <w:r>
          <w:delText>Optimalisatie netwerkverkeer: elke meting wordt individueel opgehaald, verwerkt en weggeschreven naar de databank =&gt; onnodige overhead, indien mogelijk data in één keer binnenhalen en in groep inserten in databank.</w:delText>
        </w:r>
      </w:del>
    </w:p>
    <w:p w:rsidR="00DF368A" w:rsidRPr="00DF368A" w:rsidRDefault="00DF368A" w:rsidP="003B7AC8">
      <w:pPr>
        <w:pStyle w:val="Lijstalinea"/>
        <w:numPr>
          <w:ilvl w:val="0"/>
          <w:numId w:val="25"/>
        </w:numPr>
      </w:pPr>
      <w:r>
        <w:t>De gegevens worden mome</w:t>
      </w:r>
      <w:r w:rsidR="00F168D8">
        <w:t xml:space="preserve">nteel direct gebruikt in de </w:t>
      </w:r>
      <w:del w:id="628" w:author="Simon Vandemoortele" w:date="2016-04-18T22:38:00Z">
        <w:r>
          <w:delText>querries</w:delText>
        </w:r>
      </w:del>
      <w:ins w:id="629" w:author="Simon Vandemoortele" w:date="2016-04-18T22:38:00Z">
        <w:r w:rsidR="00F168D8">
          <w:t>query’s</w:t>
        </w:r>
      </w:ins>
      <w:r>
        <w:t>. Dit vormt een beveiligi</w:t>
      </w:r>
      <w:r w:rsidR="00F168D8">
        <w:t xml:space="preserve">ngsrisico voor SQL-injection. </w:t>
      </w:r>
      <w:del w:id="630" w:author="Simon Vandemoortele" w:date="2016-04-18T22:38:00Z">
        <w:r>
          <w:delText>=&gt;Code</w:delText>
        </w:r>
      </w:del>
      <w:ins w:id="631" w:author="Simon Vandemoortele" w:date="2016-04-18T22:38:00Z">
        <w:r w:rsidR="00F168D8">
          <w:t>Oplossing: c</w:t>
        </w:r>
        <w:r>
          <w:t>ode</w:t>
        </w:r>
      </w:ins>
      <w:r>
        <w:t xml:space="preserve"> herwerken zodat </w:t>
      </w:r>
      <w:r w:rsidR="00F168D8">
        <w:t xml:space="preserve">deze gebruik maakt van </w:t>
      </w:r>
      <w:del w:id="632" w:author="Simon Vandemoortele" w:date="2016-04-18T22:38:00Z">
        <w:r>
          <w:delText>Prepared Statements</w:delText>
        </w:r>
      </w:del>
      <w:ins w:id="633" w:author="Simon Vandemoortele" w:date="2016-04-18T22:38:00Z">
        <w:r w:rsidR="00F168D8">
          <w:t>Prepared</w:t>
        </w:r>
        <w:r>
          <w:t>Statements</w:t>
        </w:r>
      </w:ins>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961" w:rsidRDefault="004F6961">
      <w:pPr>
        <w:spacing w:after="0"/>
      </w:pPr>
      <w:r>
        <w:separator/>
      </w:r>
    </w:p>
  </w:endnote>
  <w:endnote w:type="continuationSeparator" w:id="0">
    <w:p w:rsidR="004F6961" w:rsidRDefault="004F6961">
      <w:pPr>
        <w:spacing w:after="0"/>
      </w:pPr>
      <w:r>
        <w:continuationSeparator/>
      </w:r>
    </w:p>
  </w:endnote>
  <w:endnote w:type="continuationNotice" w:id="1">
    <w:p w:rsidR="004F6961" w:rsidRDefault="004F696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DAC" w:rsidRDefault="007A1DAC">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3888768"/>
      <w:docPartObj>
        <w:docPartGallery w:val="Page Numbers (Bottom of Page)"/>
        <w:docPartUnique/>
      </w:docPartObj>
    </w:sdtPr>
    <w:sdtEndPr/>
    <w:sdtContent>
      <w:p w:rsidR="007A1DAC" w:rsidRDefault="007A1DAC">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A1DAC" w:rsidRDefault="007A1DA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E7383" w:rsidRPr="00FE7383">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7A1DAC" w:rsidRDefault="007A1DA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E7383" w:rsidRPr="00FE7383">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883228"/>
      <w:docPartObj>
        <w:docPartGallery w:val="Page Numbers (Bottom of Page)"/>
        <w:docPartUnique/>
      </w:docPartObj>
    </w:sdtPr>
    <w:sdtEndPr/>
    <w:sdtContent>
      <w:p w:rsidR="007A1DAC" w:rsidRDefault="007A1DAC">
        <w:pPr>
          <w:pStyle w:val="Voettekst"/>
          <w:jc w:val="right"/>
        </w:pPr>
        <w:r>
          <w:fldChar w:fldCharType="begin"/>
        </w:r>
        <w:r>
          <w:instrText>PAGE   \* MERGEFORMAT</w:instrText>
        </w:r>
        <w:r>
          <w:fldChar w:fldCharType="separate"/>
        </w:r>
        <w:r w:rsidR="00FE7383" w:rsidRPr="00FE7383">
          <w:rPr>
            <w:noProof/>
            <w:lang w:val="nl-NL"/>
          </w:rPr>
          <w:t>4</w:t>
        </w:r>
        <w:r>
          <w:fldChar w:fldCharType="end"/>
        </w:r>
      </w:p>
    </w:sdtContent>
  </w:sdt>
  <w:p w:rsidR="007A1DAC" w:rsidRDefault="007A1DAC">
    <w:pPr>
      <w:pStyle w:val="Voettekst"/>
      <w:rPr>
        <w:noProof/>
        <w:lang w:eastAsia="nl-B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6056502"/>
      <w:docPartObj>
        <w:docPartGallery w:val="Page Numbers (Bottom of Page)"/>
        <w:docPartUnique/>
      </w:docPartObj>
    </w:sdtPr>
    <w:sdtEndPr/>
    <w:sdtContent>
      <w:p w:rsidR="007A1DAC" w:rsidRDefault="007A1DAC">
        <w:pPr>
          <w:pStyle w:val="Voettekst"/>
          <w:jc w:val="right"/>
        </w:pPr>
        <w:r>
          <w:fldChar w:fldCharType="begin"/>
        </w:r>
        <w:r>
          <w:instrText>PAGE   \* MERGEFORMAT</w:instrText>
        </w:r>
        <w:r>
          <w:fldChar w:fldCharType="separate"/>
        </w:r>
        <w:r w:rsidR="00FE7383" w:rsidRPr="00FE7383">
          <w:rPr>
            <w:noProof/>
            <w:lang w:val="nl-NL"/>
          </w:rPr>
          <w:t>27</w:t>
        </w:r>
        <w:r>
          <w:fldChar w:fldCharType="end"/>
        </w:r>
      </w:p>
    </w:sdtContent>
  </w:sdt>
  <w:p w:rsidR="007A1DAC" w:rsidRDefault="007A1DAC">
    <w:pPr>
      <w:pStyle w:val="Voettekst"/>
      <w:rPr>
        <w:noProof/>
        <w:lang w:eastAsia="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961" w:rsidRDefault="004F6961">
      <w:pPr>
        <w:spacing w:after="0"/>
      </w:pPr>
      <w:r>
        <w:separator/>
      </w:r>
    </w:p>
  </w:footnote>
  <w:footnote w:type="continuationSeparator" w:id="0">
    <w:p w:rsidR="004F6961" w:rsidRDefault="004F6961">
      <w:pPr>
        <w:spacing w:after="0"/>
      </w:pPr>
      <w:r>
        <w:continuationSeparator/>
      </w:r>
    </w:p>
  </w:footnote>
  <w:footnote w:type="continuationNotice" w:id="1">
    <w:p w:rsidR="004F6961" w:rsidRDefault="004F696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DAC" w:rsidRDefault="007A1DAC">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DAC" w:rsidRDefault="007A1DAC">
    <w:pPr>
      <w:pStyle w:val="Koptekst"/>
    </w:pPr>
    <w:r>
      <w:t>De fysische slinger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2BA10E8"/>
    <w:multiLevelType w:val="hybridMultilevel"/>
    <w:tmpl w:val="83A83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34A129C"/>
    <w:multiLevelType w:val="hybridMultilevel"/>
    <w:tmpl w:val="22403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46339C5"/>
    <w:multiLevelType w:val="hybridMultilevel"/>
    <w:tmpl w:val="04BE5D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C57711A"/>
    <w:multiLevelType w:val="hybridMultilevel"/>
    <w:tmpl w:val="62F60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9037F6"/>
    <w:multiLevelType w:val="hybridMultilevel"/>
    <w:tmpl w:val="144022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6"/>
  </w:num>
  <w:num w:numId="3">
    <w:abstractNumId w:val="19"/>
  </w:num>
  <w:num w:numId="4">
    <w:abstractNumId w:val="10"/>
  </w:num>
  <w:num w:numId="5">
    <w:abstractNumId w:val="20"/>
  </w:num>
  <w:num w:numId="6">
    <w:abstractNumId w:val="16"/>
  </w:num>
  <w:num w:numId="7">
    <w:abstractNumId w:val="23"/>
  </w:num>
  <w:num w:numId="8">
    <w:abstractNumId w:val="13"/>
  </w:num>
  <w:num w:numId="9">
    <w:abstractNumId w:val="8"/>
  </w:num>
  <w:num w:numId="10">
    <w:abstractNumId w:val="25"/>
  </w:num>
  <w:num w:numId="11">
    <w:abstractNumId w:val="27"/>
  </w:num>
  <w:num w:numId="12">
    <w:abstractNumId w:val="12"/>
  </w:num>
  <w:num w:numId="13">
    <w:abstractNumId w:val="5"/>
  </w:num>
  <w:num w:numId="14">
    <w:abstractNumId w:val="22"/>
  </w:num>
  <w:num w:numId="15">
    <w:abstractNumId w:val="4"/>
  </w:num>
  <w:num w:numId="16">
    <w:abstractNumId w:val="18"/>
  </w:num>
  <w:num w:numId="17">
    <w:abstractNumId w:val="14"/>
  </w:num>
  <w:num w:numId="18">
    <w:abstractNumId w:val="28"/>
  </w:num>
  <w:num w:numId="19">
    <w:abstractNumId w:val="24"/>
  </w:num>
  <w:num w:numId="20">
    <w:abstractNumId w:val="15"/>
  </w:num>
  <w:num w:numId="21">
    <w:abstractNumId w:val="6"/>
  </w:num>
  <w:num w:numId="22">
    <w:abstractNumId w:val="0"/>
  </w:num>
  <w:num w:numId="23">
    <w:abstractNumId w:val="2"/>
  </w:num>
  <w:num w:numId="24">
    <w:abstractNumId w:val="3"/>
  </w:num>
  <w:num w:numId="25">
    <w:abstractNumId w:val="21"/>
  </w:num>
  <w:num w:numId="26">
    <w:abstractNumId w:val="11"/>
  </w:num>
  <w:num w:numId="27">
    <w:abstractNumId w:val="9"/>
  </w:num>
  <w:num w:numId="28">
    <w:abstractNumId w:val="7"/>
  </w:num>
  <w:num w:numId="29">
    <w:abstractNumId w:val="29"/>
  </w:num>
  <w:num w:numId="30">
    <w:abstractNumId w:val="30"/>
  </w:num>
  <w:num w:numId="3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nt floré">
    <w15:presenceInfo w15:providerId="Windows Live" w15:userId="917acd9e8dc367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visionView w:markup="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5FFD"/>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2F0E"/>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1196"/>
    <w:rsid w:val="00282BFE"/>
    <w:rsid w:val="00284869"/>
    <w:rsid w:val="00290683"/>
    <w:rsid w:val="00291237"/>
    <w:rsid w:val="00293DB7"/>
    <w:rsid w:val="00294FD4"/>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297D"/>
    <w:rsid w:val="004B362F"/>
    <w:rsid w:val="004B4089"/>
    <w:rsid w:val="004B5A5F"/>
    <w:rsid w:val="004B6A71"/>
    <w:rsid w:val="004D28DC"/>
    <w:rsid w:val="004E0C51"/>
    <w:rsid w:val="004E0DFE"/>
    <w:rsid w:val="004E540C"/>
    <w:rsid w:val="004E694F"/>
    <w:rsid w:val="004F40A6"/>
    <w:rsid w:val="004F42CE"/>
    <w:rsid w:val="004F6961"/>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13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73DEC"/>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6DF6"/>
    <w:rsid w:val="007C7DBE"/>
    <w:rsid w:val="007D6B57"/>
    <w:rsid w:val="007E33FA"/>
    <w:rsid w:val="007E51A2"/>
    <w:rsid w:val="007E6A7B"/>
    <w:rsid w:val="007F0308"/>
    <w:rsid w:val="007F6C75"/>
    <w:rsid w:val="007F71AA"/>
    <w:rsid w:val="00804032"/>
    <w:rsid w:val="00812E18"/>
    <w:rsid w:val="0082716D"/>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4E74"/>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32CA"/>
    <w:rsid w:val="009D56F4"/>
    <w:rsid w:val="009F0796"/>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1D3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2708"/>
    <w:rsid w:val="00FA5894"/>
    <w:rsid w:val="00FB38F0"/>
    <w:rsid w:val="00FC2F6E"/>
    <w:rsid w:val="00FC31FC"/>
    <w:rsid w:val="00FD1042"/>
    <w:rsid w:val="00FD615E"/>
    <w:rsid w:val="00FE1703"/>
    <w:rsid w:val="00FE34E9"/>
    <w:rsid w:val="00FE4889"/>
    <w:rsid w:val="00FE7383"/>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9DB60"/>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gif"/><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gif"/><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www.jetbrains.com/idea/"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gi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D9AA8-A92A-44E0-8032-A01422C4C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47</Pages>
  <Words>6880</Words>
  <Characters>37846</Characters>
  <Application>Microsoft Office Word</Application>
  <DocSecurity>0</DocSecurity>
  <Lines>315</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brent floré</cp:lastModifiedBy>
  <cp:revision>2</cp:revision>
  <dcterms:created xsi:type="dcterms:W3CDTF">2016-02-16T07:41:00Z</dcterms:created>
  <dcterms:modified xsi:type="dcterms:W3CDTF">2016-04-18T20:52:00Z</dcterms:modified>
</cp:coreProperties>
</file>